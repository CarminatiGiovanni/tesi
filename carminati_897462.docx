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B262C" w14:textId="3B90CC48" w:rsidR="003A2F12" w:rsidRPr="004525F1" w:rsidRDefault="003A2F12" w:rsidP="008D4547">
      <w:pPr>
        <w:spacing w:after="0"/>
        <w:rPr>
          <w:rFonts w:ascii="Arial" w:hAnsi="Arial" w:cs="Arial"/>
          <w:lang w:val="it-IT"/>
        </w:rPr>
      </w:pPr>
      <w:r w:rsidRPr="004525F1">
        <w:rPr>
          <w:rFonts w:ascii="Arial" w:hAnsi="Arial" w:cs="Arial"/>
          <w:lang w:val="it-IT"/>
        </w:rPr>
        <w:t>Carminati Giovanni, matricola 897462</w:t>
      </w:r>
    </w:p>
    <w:p w14:paraId="05F0075D" w14:textId="45660466" w:rsidR="004525F1" w:rsidRPr="004525F1" w:rsidRDefault="004525F1" w:rsidP="008D4547">
      <w:pPr>
        <w:spacing w:after="0"/>
        <w:rPr>
          <w:rFonts w:ascii="Arial" w:hAnsi="Arial" w:cs="Arial"/>
          <w:lang w:val="it-IT"/>
        </w:rPr>
      </w:pPr>
      <w:r w:rsidRPr="004525F1">
        <w:rPr>
          <w:rFonts w:ascii="Arial" w:hAnsi="Arial" w:cs="Arial"/>
          <w:lang w:val="it-IT"/>
        </w:rPr>
        <w:t xml:space="preserve">Telefono: </w:t>
      </w:r>
      <w:r w:rsidRPr="004525F1">
        <w:rPr>
          <w:rFonts w:ascii="Arial" w:eastAsiaTheme="minorEastAsia" w:hAnsi="Arial" w:cs="Arial"/>
        </w:rPr>
        <w:t>+</w:t>
      </w:r>
      <w:r>
        <w:rPr>
          <w:rFonts w:ascii="Arial" w:eastAsiaTheme="minorEastAsia" w:hAnsi="Arial" w:cs="Arial"/>
        </w:rPr>
        <w:t xml:space="preserve">39 </w:t>
      </w:r>
      <w:r w:rsidRPr="004525F1">
        <w:rPr>
          <w:rFonts w:ascii="Arial" w:hAnsi="Arial" w:cs="Arial"/>
          <w:lang w:val="it-IT"/>
        </w:rPr>
        <w:t>3890653469</w:t>
      </w:r>
    </w:p>
    <w:p w14:paraId="32B81AD1" w14:textId="55405ACA" w:rsidR="003A2F12" w:rsidRPr="004525F1" w:rsidRDefault="003A2F12" w:rsidP="008D4547">
      <w:pPr>
        <w:spacing w:after="0"/>
        <w:rPr>
          <w:rFonts w:ascii="Arial" w:hAnsi="Arial" w:cs="Arial"/>
          <w:lang w:val="it-IT"/>
        </w:rPr>
      </w:pPr>
      <w:r w:rsidRPr="004525F1">
        <w:rPr>
          <w:rFonts w:ascii="Arial" w:hAnsi="Arial" w:cs="Arial"/>
          <w:lang w:val="it-IT"/>
        </w:rPr>
        <w:t xml:space="preserve">Relatrice: Dott.ssa Margaux </w:t>
      </w:r>
      <w:proofErr w:type="spellStart"/>
      <w:r w:rsidRPr="004525F1">
        <w:rPr>
          <w:rFonts w:ascii="Arial" w:hAnsi="Arial" w:cs="Arial"/>
          <w:lang w:val="it-IT"/>
        </w:rPr>
        <w:t>Bouzin</w:t>
      </w:r>
      <w:proofErr w:type="spellEnd"/>
    </w:p>
    <w:p w14:paraId="7BE7401F" w14:textId="0D712888" w:rsidR="003A2F12" w:rsidRPr="004525F1" w:rsidRDefault="003A2F12" w:rsidP="008D4547">
      <w:pPr>
        <w:spacing w:after="0"/>
        <w:rPr>
          <w:rFonts w:ascii="Arial" w:hAnsi="Arial" w:cs="Arial"/>
          <w:lang w:val="it-IT"/>
        </w:rPr>
      </w:pPr>
      <w:r w:rsidRPr="004525F1">
        <w:rPr>
          <w:rFonts w:ascii="Arial" w:hAnsi="Arial" w:cs="Arial"/>
          <w:lang w:val="it-IT"/>
        </w:rPr>
        <w:t>Correlatore: Dott. Riccardo Bolzoni</w:t>
      </w:r>
    </w:p>
    <w:p w14:paraId="52291DA4" w14:textId="0E8C2288" w:rsidR="003A2F12" w:rsidRPr="004525F1" w:rsidRDefault="003A2F12" w:rsidP="008D4547">
      <w:pPr>
        <w:spacing w:after="0"/>
        <w:rPr>
          <w:rFonts w:ascii="Arial" w:hAnsi="Arial" w:cs="Arial"/>
          <w:lang w:val="it-IT"/>
        </w:rPr>
      </w:pPr>
      <w:r w:rsidRPr="004525F1">
        <w:rPr>
          <w:rFonts w:ascii="Arial" w:hAnsi="Arial" w:cs="Arial"/>
          <w:lang w:val="it-IT"/>
        </w:rPr>
        <w:t>Corso di Laurea Triennale in Fisica</w:t>
      </w:r>
    </w:p>
    <w:p w14:paraId="11C360F7" w14:textId="52C51D18" w:rsidR="003A2F12" w:rsidRPr="004525F1" w:rsidRDefault="003A2F12" w:rsidP="008D4547">
      <w:pPr>
        <w:spacing w:after="120"/>
        <w:rPr>
          <w:rFonts w:ascii="Arial" w:hAnsi="Arial" w:cs="Arial"/>
          <w:lang w:val="it-IT"/>
        </w:rPr>
      </w:pPr>
      <w:r w:rsidRPr="004525F1">
        <w:rPr>
          <w:rFonts w:ascii="Arial" w:hAnsi="Arial" w:cs="Arial"/>
          <w:lang w:val="it-IT"/>
        </w:rPr>
        <w:t>Sessione di laurea di Ottobre 2025, A.A. 2024/2025</w:t>
      </w:r>
    </w:p>
    <w:p w14:paraId="25655594" w14:textId="77777777" w:rsidR="008D4547" w:rsidRPr="004525F1" w:rsidRDefault="003A2F12" w:rsidP="008D4547">
      <w:pPr>
        <w:spacing w:after="0"/>
        <w:jc w:val="center"/>
        <w:rPr>
          <w:rFonts w:ascii="Arial" w:hAnsi="Arial" w:cs="Arial"/>
          <w:b/>
          <w:bCs/>
          <w:i/>
          <w:iCs/>
          <w:sz w:val="32"/>
          <w:szCs w:val="32"/>
          <w:lang w:val="it-IT"/>
        </w:rPr>
      </w:pPr>
      <w:r w:rsidRPr="004525F1">
        <w:rPr>
          <w:rFonts w:ascii="Arial" w:hAnsi="Arial" w:cs="Arial"/>
          <w:b/>
          <w:bCs/>
          <w:i/>
          <w:iCs/>
          <w:sz w:val="32"/>
          <w:szCs w:val="32"/>
          <w:lang w:val="it-IT"/>
        </w:rPr>
        <w:t xml:space="preserve">Uso delle correlazioni temporali nella tecnica ISM </w:t>
      </w:r>
    </w:p>
    <w:p w14:paraId="301E40B3" w14:textId="5E8B69C3" w:rsidR="003A2F12" w:rsidRPr="004525F1" w:rsidRDefault="003A2F12" w:rsidP="008D4547">
      <w:pPr>
        <w:spacing w:after="120"/>
        <w:jc w:val="center"/>
        <w:rPr>
          <w:rFonts w:ascii="Arial" w:hAnsi="Arial" w:cs="Arial"/>
          <w:b/>
          <w:bCs/>
          <w:i/>
          <w:iCs/>
          <w:sz w:val="32"/>
          <w:szCs w:val="32"/>
          <w:lang w:val="it-IT"/>
        </w:rPr>
      </w:pPr>
      <w:r w:rsidRPr="004525F1">
        <w:rPr>
          <w:rFonts w:ascii="Arial" w:hAnsi="Arial" w:cs="Arial"/>
          <w:b/>
          <w:bCs/>
          <w:i/>
          <w:iCs/>
          <w:sz w:val="32"/>
          <w:szCs w:val="32"/>
          <w:lang w:val="it-IT"/>
        </w:rPr>
        <w:t>(Image Scanning </w:t>
      </w:r>
      <w:proofErr w:type="spellStart"/>
      <w:r w:rsidRPr="004525F1">
        <w:rPr>
          <w:rFonts w:ascii="Arial" w:hAnsi="Arial" w:cs="Arial"/>
          <w:b/>
          <w:bCs/>
          <w:i/>
          <w:iCs/>
          <w:sz w:val="32"/>
          <w:szCs w:val="32"/>
          <w:lang w:val="it-IT"/>
        </w:rPr>
        <w:t>Microscopy</w:t>
      </w:r>
      <w:proofErr w:type="spellEnd"/>
      <w:r w:rsidRPr="004525F1">
        <w:rPr>
          <w:rFonts w:ascii="Arial" w:hAnsi="Arial" w:cs="Arial"/>
          <w:b/>
          <w:bCs/>
          <w:i/>
          <w:iCs/>
          <w:sz w:val="32"/>
          <w:szCs w:val="32"/>
          <w:lang w:val="it-IT"/>
        </w:rPr>
        <w:t>)</w:t>
      </w:r>
    </w:p>
    <w:p w14:paraId="24151886" w14:textId="26C36B54" w:rsidR="00EF38E8" w:rsidRPr="004525F1" w:rsidRDefault="000059D1" w:rsidP="000969E7">
      <w:pPr>
        <w:spacing w:after="120"/>
        <w:jc w:val="both"/>
        <w:rPr>
          <w:rFonts w:ascii="Arial" w:hAnsi="Arial" w:cs="Arial"/>
          <w:lang w:val="it-IT"/>
        </w:rPr>
      </w:pPr>
      <w:r w:rsidRPr="004525F1">
        <w:rPr>
          <w:rFonts w:ascii="Arial" w:hAnsi="Arial" w:cs="Arial"/>
          <w:lang w:val="it-IT"/>
        </w:rPr>
        <w:t xml:space="preserve">Il potere risolutivo di un microscopio </w:t>
      </w:r>
      <w:r w:rsidR="00EF38E8" w:rsidRPr="004525F1">
        <w:rPr>
          <w:rFonts w:ascii="Arial" w:hAnsi="Arial" w:cs="Arial"/>
          <w:lang w:val="it-IT"/>
        </w:rPr>
        <w:t>ottico</w:t>
      </w:r>
      <w:r w:rsidRPr="004525F1">
        <w:rPr>
          <w:rFonts w:ascii="Arial" w:hAnsi="Arial" w:cs="Arial"/>
          <w:lang w:val="it-IT"/>
        </w:rPr>
        <w:t xml:space="preserve"> è limitato </w:t>
      </w:r>
      <w:r w:rsidR="00EF38E8" w:rsidRPr="004525F1">
        <w:rPr>
          <w:rFonts w:ascii="Arial" w:hAnsi="Arial" w:cs="Arial"/>
          <w:lang w:val="it-IT"/>
        </w:rPr>
        <w:t xml:space="preserve">dal fenomeno della </w:t>
      </w:r>
      <w:r w:rsidRPr="004525F1">
        <w:rPr>
          <w:rFonts w:ascii="Arial" w:hAnsi="Arial" w:cs="Arial"/>
          <w:lang w:val="it-IT"/>
        </w:rPr>
        <w:t>diffrazione. Una sorgente puntiforme</w:t>
      </w:r>
      <w:r w:rsidR="00EF38E8" w:rsidRPr="004525F1">
        <w:rPr>
          <w:rFonts w:ascii="Arial" w:hAnsi="Arial" w:cs="Arial"/>
          <w:lang w:val="it-IT"/>
        </w:rPr>
        <w:t xml:space="preserve"> </w:t>
      </w:r>
      <w:r w:rsidRPr="004525F1">
        <w:rPr>
          <w:rFonts w:ascii="Arial" w:hAnsi="Arial" w:cs="Arial"/>
          <w:lang w:val="it-IT"/>
        </w:rPr>
        <w:t>produce</w:t>
      </w:r>
      <w:r w:rsidR="00EF38E8" w:rsidRPr="004525F1">
        <w:rPr>
          <w:rFonts w:ascii="Arial" w:hAnsi="Arial" w:cs="Arial"/>
          <w:lang w:val="it-IT"/>
        </w:rPr>
        <w:t xml:space="preserve"> infatti nell’immagine acquisita </w:t>
      </w:r>
      <w:r w:rsidRPr="004525F1">
        <w:rPr>
          <w:rFonts w:ascii="Arial" w:hAnsi="Arial" w:cs="Arial"/>
          <w:lang w:val="it-IT"/>
        </w:rPr>
        <w:t>una figura di diffrazione</w:t>
      </w:r>
      <w:r w:rsidR="00EF38E8" w:rsidRPr="004525F1">
        <w:rPr>
          <w:rFonts w:ascii="Arial" w:hAnsi="Arial" w:cs="Arial"/>
          <w:lang w:val="it-IT"/>
        </w:rPr>
        <w:t>,</w:t>
      </w:r>
      <w:r w:rsidRPr="004525F1">
        <w:rPr>
          <w:rFonts w:ascii="Arial" w:hAnsi="Arial" w:cs="Arial"/>
          <w:lang w:val="it-IT"/>
        </w:rPr>
        <w:t xml:space="preserve"> nota come disco di </w:t>
      </w:r>
      <w:proofErr w:type="spellStart"/>
      <w:r w:rsidRPr="004525F1">
        <w:rPr>
          <w:rFonts w:ascii="Arial" w:hAnsi="Arial" w:cs="Arial"/>
          <w:lang w:val="it-IT"/>
        </w:rPr>
        <w:t>Airy</w:t>
      </w:r>
      <w:proofErr w:type="spellEnd"/>
      <w:r w:rsidRPr="004525F1">
        <w:rPr>
          <w:rFonts w:ascii="Arial" w:hAnsi="Arial" w:cs="Arial"/>
          <w:lang w:val="it-IT"/>
        </w:rPr>
        <w:t xml:space="preserve">, che rappresenta la </w:t>
      </w:r>
      <w:r w:rsidR="00EF38E8" w:rsidRPr="004525F1">
        <w:rPr>
          <w:rFonts w:ascii="Arial" w:hAnsi="Arial" w:cs="Arial"/>
          <w:lang w:val="it-IT"/>
        </w:rPr>
        <w:t xml:space="preserve">funzione di risposta (PSF, </w:t>
      </w:r>
      <w:r w:rsidRPr="004525F1">
        <w:rPr>
          <w:rFonts w:ascii="Arial" w:hAnsi="Arial" w:cs="Arial"/>
          <w:i/>
          <w:iCs/>
          <w:lang w:val="it-IT"/>
        </w:rPr>
        <w:t xml:space="preserve">Point Spread </w:t>
      </w:r>
      <w:proofErr w:type="spellStart"/>
      <w:r w:rsidRPr="004525F1">
        <w:rPr>
          <w:rFonts w:ascii="Arial" w:hAnsi="Arial" w:cs="Arial"/>
          <w:i/>
          <w:iCs/>
          <w:lang w:val="it-IT"/>
        </w:rPr>
        <w:t>Function</w:t>
      </w:r>
      <w:proofErr w:type="spellEnd"/>
      <w:r w:rsidRPr="004525F1">
        <w:rPr>
          <w:rFonts w:ascii="Arial" w:hAnsi="Arial" w:cs="Arial"/>
          <w:lang w:val="it-IT"/>
        </w:rPr>
        <w:t>) del sistema. La distanza tra il massimo centrale e il primo minimo dell</w:t>
      </w:r>
      <w:r w:rsidR="00EF38E8" w:rsidRPr="004525F1">
        <w:rPr>
          <w:rFonts w:ascii="Arial" w:hAnsi="Arial" w:cs="Arial"/>
          <w:lang w:val="it-IT"/>
        </w:rPr>
        <w:t xml:space="preserve">a figura di diffrazione </w:t>
      </w:r>
      <w:r w:rsidRPr="004525F1">
        <w:rPr>
          <w:rFonts w:ascii="Arial" w:hAnsi="Arial" w:cs="Arial"/>
          <w:lang w:val="it-IT"/>
        </w:rPr>
        <w:t xml:space="preserve">definisce il raggio di </w:t>
      </w:r>
      <w:proofErr w:type="spellStart"/>
      <w:r w:rsidRPr="004525F1">
        <w:rPr>
          <w:rFonts w:ascii="Arial" w:hAnsi="Arial" w:cs="Arial"/>
          <w:lang w:val="it-IT"/>
        </w:rPr>
        <w:t>Airy</w:t>
      </w:r>
      <w:proofErr w:type="spellEnd"/>
      <w:r w:rsidRPr="004525F1">
        <w:rPr>
          <w:rFonts w:ascii="Arial" w:hAnsi="Arial" w:cs="Arial"/>
          <w:lang w:val="it-IT"/>
        </w:rPr>
        <w:t xml:space="preserve">, ossia la separazione minima alla quale due </w:t>
      </w:r>
      <w:r w:rsidR="00EF38E8" w:rsidRPr="004525F1">
        <w:rPr>
          <w:rFonts w:ascii="Arial" w:hAnsi="Arial" w:cs="Arial"/>
          <w:lang w:val="it-IT"/>
        </w:rPr>
        <w:t xml:space="preserve">sorgenti puntiformi </w:t>
      </w:r>
      <w:r w:rsidRPr="004525F1">
        <w:rPr>
          <w:rFonts w:ascii="Arial" w:hAnsi="Arial" w:cs="Arial"/>
          <w:lang w:val="it-IT"/>
        </w:rPr>
        <w:t>possono essere distint</w:t>
      </w:r>
      <w:r w:rsidR="00EF38E8" w:rsidRPr="004525F1">
        <w:rPr>
          <w:rFonts w:ascii="Arial" w:hAnsi="Arial" w:cs="Arial"/>
          <w:lang w:val="it-IT"/>
        </w:rPr>
        <w:t>e</w:t>
      </w:r>
      <w:r w:rsidRPr="004525F1">
        <w:rPr>
          <w:rFonts w:ascii="Arial" w:hAnsi="Arial" w:cs="Arial"/>
          <w:lang w:val="it-IT"/>
        </w:rPr>
        <w:t xml:space="preserve">. </w:t>
      </w:r>
      <w:r w:rsidR="00EF38E8" w:rsidRPr="004525F1">
        <w:rPr>
          <w:rFonts w:ascii="Arial" w:hAnsi="Arial" w:cs="Arial"/>
          <w:lang w:val="it-IT"/>
        </w:rPr>
        <w:t>In un tipico microscopio a fluorescenza</w:t>
      </w:r>
      <w:r w:rsidR="00C60211" w:rsidRPr="004525F1">
        <w:rPr>
          <w:rFonts w:ascii="Arial" w:hAnsi="Arial" w:cs="Arial"/>
          <w:lang w:val="it-IT"/>
        </w:rPr>
        <w:t>,</w:t>
      </w:r>
      <w:r w:rsidR="00EF38E8" w:rsidRPr="004525F1">
        <w:rPr>
          <w:rFonts w:ascii="Arial" w:hAnsi="Arial" w:cs="Arial"/>
          <w:lang w:val="it-IT"/>
        </w:rPr>
        <w:t xml:space="preserve"> l’impiego di lunghezze d’onda visibili</w:t>
      </w:r>
      <w:r w:rsidR="00C60211" w:rsidRPr="004525F1">
        <w:rPr>
          <w:rFonts w:ascii="Arial" w:hAnsi="Arial" w:cs="Arial"/>
          <w:lang w:val="it-IT"/>
        </w:rPr>
        <w:t xml:space="preserve"> e obiettivi ad alta apertura numerica</w:t>
      </w:r>
      <w:r w:rsidR="00EF38E8" w:rsidRPr="004525F1">
        <w:rPr>
          <w:rFonts w:ascii="Arial" w:hAnsi="Arial" w:cs="Arial"/>
          <w:lang w:val="it-IT"/>
        </w:rPr>
        <w:t xml:space="preserve"> comporta un potere risolutivo dell’ordine delle centinaia di nanometri.</w:t>
      </w:r>
    </w:p>
    <w:p w14:paraId="36BB177C" w14:textId="0FB2D3C2" w:rsidR="000969E7" w:rsidRPr="004525F1" w:rsidRDefault="003F3B3D" w:rsidP="000969E7">
      <w:pPr>
        <w:spacing w:after="120"/>
        <w:jc w:val="both"/>
        <w:rPr>
          <w:rFonts w:ascii="Arial" w:hAnsi="Arial" w:cs="Arial"/>
          <w:lang w:val="it-IT"/>
        </w:rPr>
      </w:pPr>
      <w:r w:rsidRPr="004525F1">
        <w:rPr>
          <w:rFonts w:ascii="Arial" w:hAnsi="Arial" w:cs="Arial"/>
          <w:lang w:val="it-IT"/>
        </w:rPr>
        <w:t xml:space="preserve">Diverse tecniche di super-risoluzione possono </w:t>
      </w:r>
      <w:r w:rsidR="00EF38E8" w:rsidRPr="004525F1">
        <w:rPr>
          <w:rFonts w:ascii="Arial" w:hAnsi="Arial" w:cs="Arial"/>
          <w:lang w:val="it-IT"/>
        </w:rPr>
        <w:t xml:space="preserve">oggi </w:t>
      </w:r>
      <w:r w:rsidRPr="004525F1">
        <w:rPr>
          <w:rFonts w:ascii="Arial" w:hAnsi="Arial" w:cs="Arial"/>
          <w:lang w:val="it-IT"/>
        </w:rPr>
        <w:t xml:space="preserve">essere </w:t>
      </w:r>
      <w:r w:rsidR="0079354F" w:rsidRPr="004525F1">
        <w:rPr>
          <w:rFonts w:ascii="Arial" w:hAnsi="Arial" w:cs="Arial"/>
          <w:lang w:val="it-IT"/>
        </w:rPr>
        <w:t>adottate</w:t>
      </w:r>
      <w:r w:rsidRPr="004525F1">
        <w:rPr>
          <w:rFonts w:ascii="Arial" w:hAnsi="Arial" w:cs="Arial"/>
          <w:lang w:val="it-IT"/>
        </w:rPr>
        <w:t xml:space="preserve"> per </w:t>
      </w:r>
      <w:r w:rsidR="001F78F1" w:rsidRPr="004525F1">
        <w:rPr>
          <w:rFonts w:ascii="Arial" w:hAnsi="Arial" w:cs="Arial"/>
          <w:lang w:val="it-IT"/>
        </w:rPr>
        <w:t xml:space="preserve">oltrepassare </w:t>
      </w:r>
      <w:r w:rsidRPr="004525F1">
        <w:rPr>
          <w:rFonts w:ascii="Arial" w:hAnsi="Arial" w:cs="Arial"/>
          <w:lang w:val="it-IT"/>
        </w:rPr>
        <w:t xml:space="preserve"> il limite imposto dalla </w:t>
      </w:r>
      <w:r w:rsidR="00EF38E8" w:rsidRPr="004525F1">
        <w:rPr>
          <w:rFonts w:ascii="Arial" w:hAnsi="Arial" w:cs="Arial"/>
          <w:lang w:val="it-IT"/>
        </w:rPr>
        <w:t>diffrazione</w:t>
      </w:r>
      <w:r w:rsidR="00181331" w:rsidRPr="004525F1">
        <w:rPr>
          <w:rFonts w:ascii="Arial" w:hAnsi="Arial" w:cs="Arial"/>
          <w:lang w:val="it-IT"/>
        </w:rPr>
        <w:t xml:space="preserve">. </w:t>
      </w:r>
      <w:r w:rsidR="007F5F34" w:rsidRPr="004525F1">
        <w:rPr>
          <w:rFonts w:ascii="Arial" w:hAnsi="Arial" w:cs="Arial"/>
          <w:lang w:val="it-IT"/>
        </w:rPr>
        <w:t xml:space="preserve">Nella microscopia confocale </w:t>
      </w:r>
      <w:r w:rsidR="00EF38E8" w:rsidRPr="004525F1">
        <w:rPr>
          <w:rFonts w:ascii="Arial" w:hAnsi="Arial" w:cs="Arial"/>
          <w:lang w:val="it-IT"/>
        </w:rPr>
        <w:t xml:space="preserve">a scansione, </w:t>
      </w:r>
      <w:r w:rsidR="007F5F34" w:rsidRPr="004525F1">
        <w:rPr>
          <w:rFonts w:ascii="Arial" w:hAnsi="Arial" w:cs="Arial"/>
          <w:lang w:val="it-IT"/>
        </w:rPr>
        <w:t xml:space="preserve">il fascio </w:t>
      </w:r>
      <w:r w:rsidR="003B5496" w:rsidRPr="004525F1">
        <w:rPr>
          <w:rFonts w:ascii="Arial" w:hAnsi="Arial" w:cs="Arial"/>
          <w:lang w:val="it-IT"/>
        </w:rPr>
        <w:t xml:space="preserve">di fluorescenza </w:t>
      </w:r>
      <w:r w:rsidR="007F5F34" w:rsidRPr="004525F1">
        <w:rPr>
          <w:rFonts w:ascii="Arial" w:hAnsi="Arial" w:cs="Arial"/>
          <w:lang w:val="it-IT"/>
        </w:rPr>
        <w:t>proveniente dal campione passa attraverso un</w:t>
      </w:r>
      <w:r w:rsidR="00EF38E8" w:rsidRPr="004525F1">
        <w:rPr>
          <w:rFonts w:ascii="Arial" w:hAnsi="Arial" w:cs="Arial"/>
          <w:lang w:val="it-IT"/>
        </w:rPr>
        <w:t xml:space="preserve">a fenditura circolare </w:t>
      </w:r>
      <w:ins w:id="0" w:author="margaux.bouzin@unimib.it" w:date="2025-10-06T11:37:00Z" w16du:dateUtc="2025-10-06T09:37:00Z">
        <w:r w:rsidR="00322990" w:rsidRPr="004525F1">
          <w:rPr>
            <w:rFonts w:ascii="Arial" w:hAnsi="Arial" w:cs="Arial"/>
            <w:lang w:val="it-IT"/>
          </w:rPr>
          <w:t>(</w:t>
        </w:r>
      </w:ins>
      <w:proofErr w:type="spellStart"/>
      <w:ins w:id="1" w:author="margaux.bouzin@unimib.it" w:date="2025-10-05T16:57:00Z" w16du:dateUtc="2025-10-05T14:57:00Z">
        <w:del w:id="2" w:author="g.carminati17@campus.unimib.it" w:date="2025-10-06T09:47:00Z" w16du:dateUtc="2025-10-06T07:47:00Z">
          <w:r w:rsidR="00EF38E8" w:rsidRPr="004525F1" w:rsidDel="00DD5A1B">
            <w:rPr>
              <w:rFonts w:ascii="Arial" w:hAnsi="Arial" w:cs="Arial"/>
              <w:lang w:val="it-IT"/>
            </w:rPr>
            <w:delText>(</w:delText>
          </w:r>
        </w:del>
      </w:ins>
      <w:ins w:id="3" w:author="g.carminati17@campus.unimib.it" w:date="2025-10-06T09:48:00Z" w16du:dateUtc="2025-10-06T07:48:00Z">
        <w:r w:rsidR="00DD5A1B" w:rsidRPr="004525F1">
          <w:rPr>
            <w:rFonts w:ascii="Arial" w:hAnsi="Arial" w:cs="Arial"/>
            <w:i/>
            <w:iCs/>
            <w:lang w:val="it-IT"/>
          </w:rPr>
          <w:t>p</w:t>
        </w:r>
      </w:ins>
      <w:ins w:id="4" w:author="margaux.bouzin@unimib.it" w:date="2025-10-05T16:57:00Z" w16du:dateUtc="2025-10-05T14:57:00Z">
        <w:del w:id="5" w:author="g.carminati17@campus.unimib.it" w:date="2025-10-06T09:47:00Z" w16du:dateUtc="2025-10-06T07:47:00Z">
          <w:r w:rsidR="00EF38E8" w:rsidRPr="004525F1" w:rsidDel="00DD5A1B">
            <w:rPr>
              <w:rFonts w:ascii="Arial" w:hAnsi="Arial" w:cs="Arial"/>
              <w:i/>
              <w:iCs/>
              <w:lang w:val="it-IT"/>
            </w:rPr>
            <w:delText>p</w:delText>
          </w:r>
        </w:del>
      </w:ins>
      <w:r w:rsidR="007F5F34" w:rsidRPr="004525F1">
        <w:rPr>
          <w:rFonts w:ascii="Arial" w:hAnsi="Arial" w:cs="Arial"/>
          <w:i/>
          <w:iCs/>
          <w:lang w:val="it-IT"/>
        </w:rPr>
        <w:t>inhole</w:t>
      </w:r>
      <w:proofErr w:type="spellEnd"/>
      <w:r w:rsidR="00EF38E8" w:rsidRPr="004525F1">
        <w:rPr>
          <w:rFonts w:ascii="Arial" w:hAnsi="Arial" w:cs="Arial"/>
          <w:i/>
          <w:iCs/>
          <w:lang w:val="it-IT"/>
        </w:rPr>
        <w:t>)</w:t>
      </w:r>
      <w:r w:rsidR="007F5F34" w:rsidRPr="004525F1">
        <w:rPr>
          <w:rFonts w:ascii="Arial" w:hAnsi="Arial" w:cs="Arial"/>
          <w:lang w:val="it-IT"/>
        </w:rPr>
        <w:t xml:space="preserve"> che permette di selezionare solo </w:t>
      </w:r>
      <w:r w:rsidR="00EF38E8" w:rsidRPr="004525F1">
        <w:rPr>
          <w:rFonts w:ascii="Arial" w:hAnsi="Arial" w:cs="Arial"/>
          <w:lang w:val="it-IT"/>
        </w:rPr>
        <w:t>il segnale</w:t>
      </w:r>
      <w:r w:rsidR="007F5F34" w:rsidRPr="004525F1">
        <w:rPr>
          <w:rFonts w:ascii="Arial" w:hAnsi="Arial" w:cs="Arial"/>
          <w:lang w:val="it-IT"/>
        </w:rPr>
        <w:t xml:space="preserve"> provenient</w:t>
      </w:r>
      <w:r w:rsidR="00EF38E8" w:rsidRPr="004525F1">
        <w:rPr>
          <w:rFonts w:ascii="Arial" w:hAnsi="Arial" w:cs="Arial"/>
          <w:lang w:val="it-IT"/>
        </w:rPr>
        <w:t>e</w:t>
      </w:r>
      <w:r w:rsidR="007F5F34" w:rsidRPr="004525F1">
        <w:rPr>
          <w:rFonts w:ascii="Arial" w:hAnsi="Arial" w:cs="Arial"/>
          <w:lang w:val="it-IT"/>
        </w:rPr>
        <w:t xml:space="preserve"> dal piano </w:t>
      </w:r>
      <w:r w:rsidR="00EF38E8" w:rsidRPr="004525F1">
        <w:rPr>
          <w:rFonts w:ascii="Arial" w:hAnsi="Arial" w:cs="Arial"/>
          <w:lang w:val="it-IT"/>
        </w:rPr>
        <w:t>focale</w:t>
      </w:r>
      <w:r w:rsidR="007F5F34" w:rsidRPr="004525F1">
        <w:rPr>
          <w:rFonts w:ascii="Arial" w:hAnsi="Arial" w:cs="Arial"/>
          <w:lang w:val="it-IT"/>
        </w:rPr>
        <w:t xml:space="preserve"> </w:t>
      </w:r>
      <w:r w:rsidR="00EF38E8" w:rsidRPr="004525F1">
        <w:rPr>
          <w:rFonts w:ascii="Arial" w:hAnsi="Arial" w:cs="Arial"/>
          <w:lang w:val="it-IT"/>
        </w:rPr>
        <w:t xml:space="preserve">riducendo sensibilmente </w:t>
      </w:r>
      <w:r w:rsidR="007F5F34" w:rsidRPr="004525F1">
        <w:rPr>
          <w:rFonts w:ascii="Arial" w:hAnsi="Arial" w:cs="Arial"/>
          <w:lang w:val="it-IT"/>
        </w:rPr>
        <w:t xml:space="preserve">i contributi associati </w:t>
      </w:r>
      <w:r w:rsidR="00EF38E8" w:rsidRPr="004525F1">
        <w:rPr>
          <w:rFonts w:ascii="Arial" w:hAnsi="Arial" w:cs="Arial"/>
          <w:lang w:val="it-IT"/>
        </w:rPr>
        <w:t>ai piani fuori fuoco</w:t>
      </w:r>
      <w:r w:rsidR="007F5F34" w:rsidRPr="004525F1">
        <w:rPr>
          <w:rFonts w:ascii="Arial" w:hAnsi="Arial" w:cs="Arial"/>
          <w:lang w:val="it-IT"/>
        </w:rPr>
        <w:t xml:space="preserve">. </w:t>
      </w:r>
      <w:r w:rsidR="00EF38E8" w:rsidRPr="004525F1">
        <w:rPr>
          <w:rFonts w:ascii="Arial" w:hAnsi="Arial" w:cs="Arial"/>
          <w:lang w:val="it-IT"/>
        </w:rPr>
        <w:t xml:space="preserve">La riduzione del diametro del </w:t>
      </w:r>
      <w:proofErr w:type="spellStart"/>
      <w:r w:rsidR="00EF38E8" w:rsidRPr="004525F1">
        <w:rPr>
          <w:rFonts w:ascii="Arial" w:hAnsi="Arial" w:cs="Arial"/>
          <w:lang w:val="it-IT"/>
        </w:rPr>
        <w:t>pinhole</w:t>
      </w:r>
      <w:proofErr w:type="spellEnd"/>
      <w:r w:rsidR="00EF38E8" w:rsidRPr="004525F1">
        <w:rPr>
          <w:rFonts w:ascii="Arial" w:hAnsi="Arial" w:cs="Arial"/>
          <w:lang w:val="it-IT"/>
        </w:rPr>
        <w:t xml:space="preserve"> comporta un miglioramento nella risoluzione radiale</w:t>
      </w:r>
      <w:r w:rsidR="008D042B" w:rsidRPr="004525F1">
        <w:rPr>
          <w:rFonts w:ascii="Arial" w:hAnsi="Arial" w:cs="Arial"/>
          <w:lang w:val="it-IT"/>
        </w:rPr>
        <w:t>,</w:t>
      </w:r>
      <w:r w:rsidR="00EF38E8" w:rsidRPr="004525F1">
        <w:rPr>
          <w:rFonts w:ascii="Arial" w:hAnsi="Arial" w:cs="Arial"/>
          <w:lang w:val="it-IT"/>
        </w:rPr>
        <w:t xml:space="preserve"> fino a un fattore </w:t>
      </w:r>
      <m:oMath>
        <m:r>
          <w:rPr>
            <w:rFonts w:ascii="Cambria Math" w:hAnsi="Cambria Math" w:cs="Arial"/>
            <w:lang w:val="it-IT"/>
          </w:rPr>
          <m:t>√2</m:t>
        </m:r>
      </m:oMath>
      <w:r w:rsidR="00EF38E8" w:rsidRPr="004525F1">
        <w:rPr>
          <w:rFonts w:ascii="Arial" w:eastAsiaTheme="minorEastAsia" w:hAnsi="Arial" w:cs="Arial"/>
          <w:lang w:val="it-IT"/>
        </w:rPr>
        <w:t xml:space="preserve"> rispetto alla configurazione a pinhole aperto, </w:t>
      </w:r>
      <w:r w:rsidR="00A057D9" w:rsidRPr="004525F1">
        <w:rPr>
          <w:rFonts w:ascii="Arial" w:eastAsiaTheme="minorEastAsia" w:hAnsi="Arial" w:cs="Arial"/>
          <w:lang w:val="it-IT"/>
        </w:rPr>
        <w:t xml:space="preserve">ma </w:t>
      </w:r>
      <w:r w:rsidR="00EF38E8" w:rsidRPr="004525F1">
        <w:rPr>
          <w:rFonts w:ascii="Arial" w:eastAsiaTheme="minorEastAsia" w:hAnsi="Arial" w:cs="Arial"/>
          <w:lang w:val="it-IT"/>
        </w:rPr>
        <w:t>a discapito dell’intensità del segnale rivelato</w:t>
      </w:r>
      <w:r w:rsidR="007F5F34" w:rsidRPr="004525F1">
        <w:rPr>
          <w:rFonts w:ascii="Arial" w:hAnsi="Arial" w:cs="Arial"/>
          <w:lang w:val="it-IT"/>
        </w:rPr>
        <w:t xml:space="preserve">. </w:t>
      </w:r>
      <w:r w:rsidR="00B7324A" w:rsidRPr="004525F1">
        <w:rPr>
          <w:rFonts w:ascii="Arial" w:hAnsi="Arial" w:cs="Arial"/>
          <w:lang w:val="it-IT"/>
        </w:rPr>
        <w:t>L</w:t>
      </w:r>
      <w:r w:rsidR="00A057D9" w:rsidRPr="004525F1">
        <w:rPr>
          <w:rFonts w:ascii="Arial" w:hAnsi="Arial" w:cs="Arial"/>
          <w:lang w:val="it-IT"/>
        </w:rPr>
        <w:t xml:space="preserve">a tecnica di </w:t>
      </w:r>
      <w:r w:rsidR="00A057D9" w:rsidRPr="004525F1">
        <w:rPr>
          <w:rFonts w:ascii="Arial" w:hAnsi="Arial" w:cs="Arial"/>
          <w:i/>
          <w:iCs/>
          <w:lang w:val="it-IT"/>
          <w:rPrChange w:id="6" w:author="margaux.bouzin@unimib.it" w:date="2025-10-05T17:01:00Z" w16du:dateUtc="2025-10-05T15:01:00Z">
            <w:rPr>
              <w:rFonts w:ascii="Arial" w:hAnsi="Arial" w:cs="Arial"/>
              <w:lang w:val="it-IT"/>
            </w:rPr>
          </w:rPrChange>
        </w:rPr>
        <w:t>I</w:t>
      </w:r>
      <w:r w:rsidR="00A057D9" w:rsidRPr="004525F1">
        <w:rPr>
          <w:rFonts w:ascii="Arial" w:hAnsi="Arial" w:cs="Arial"/>
          <w:i/>
          <w:iCs/>
          <w:lang w:val="it-IT"/>
        </w:rPr>
        <w:t xml:space="preserve">mage Scanning </w:t>
      </w:r>
      <w:proofErr w:type="spellStart"/>
      <w:r w:rsidR="00A057D9" w:rsidRPr="004525F1">
        <w:rPr>
          <w:rFonts w:ascii="Arial" w:hAnsi="Arial" w:cs="Arial"/>
          <w:i/>
          <w:iCs/>
          <w:lang w:val="it-IT"/>
        </w:rPr>
        <w:t>M</w:t>
      </w:r>
      <w:r w:rsidR="00B7324A" w:rsidRPr="004525F1">
        <w:rPr>
          <w:rFonts w:ascii="Arial" w:hAnsi="Arial" w:cs="Arial"/>
          <w:i/>
          <w:iCs/>
          <w:lang w:val="it-IT"/>
        </w:rPr>
        <w:t>icroscopy</w:t>
      </w:r>
      <w:proofErr w:type="spellEnd"/>
      <w:r w:rsidR="00B7324A" w:rsidRPr="004525F1">
        <w:rPr>
          <w:rFonts w:ascii="Arial" w:hAnsi="Arial" w:cs="Arial"/>
          <w:lang w:val="it-IT"/>
        </w:rPr>
        <w:t xml:space="preserve"> (ISM)</w:t>
      </w:r>
      <w:r w:rsidR="00A057D9" w:rsidRPr="004525F1">
        <w:rPr>
          <w:rFonts w:ascii="Arial" w:hAnsi="Arial" w:cs="Arial"/>
          <w:lang w:val="it-IT"/>
        </w:rPr>
        <w:t>, al centro di questo lavoro di tesi,</w:t>
      </w:r>
      <w:r w:rsidR="00181331" w:rsidRPr="004525F1">
        <w:rPr>
          <w:rFonts w:ascii="Arial" w:hAnsi="Arial" w:cs="Arial"/>
          <w:lang w:val="it-IT"/>
        </w:rPr>
        <w:t xml:space="preserve"> rappresenta un’evoluzione della microscopia confocale</w:t>
      </w:r>
      <w:r w:rsidR="00A057D9" w:rsidRPr="004525F1">
        <w:rPr>
          <w:rFonts w:ascii="Arial" w:hAnsi="Arial" w:cs="Arial"/>
          <w:lang w:val="it-IT"/>
        </w:rPr>
        <w:t>.</w:t>
      </w:r>
      <w:r w:rsidR="00181331" w:rsidRPr="004525F1">
        <w:rPr>
          <w:rFonts w:ascii="Arial" w:hAnsi="Arial" w:cs="Arial"/>
          <w:lang w:val="it-IT"/>
        </w:rPr>
        <w:t xml:space="preserve"> </w:t>
      </w:r>
      <w:r w:rsidR="00A057D9" w:rsidRPr="004525F1">
        <w:rPr>
          <w:rFonts w:ascii="Arial" w:hAnsi="Arial" w:cs="Arial"/>
          <w:lang w:val="it-IT"/>
        </w:rPr>
        <w:t>I</w:t>
      </w:r>
      <w:r w:rsidR="00181331" w:rsidRPr="004525F1">
        <w:rPr>
          <w:rFonts w:ascii="Arial" w:hAnsi="Arial" w:cs="Arial"/>
          <w:lang w:val="it-IT"/>
        </w:rPr>
        <w:t xml:space="preserve">l rivelatore tradizionale </w:t>
      </w:r>
      <w:r w:rsidR="00A057D9" w:rsidRPr="004525F1">
        <w:rPr>
          <w:rFonts w:ascii="Arial" w:hAnsi="Arial" w:cs="Arial"/>
          <w:lang w:val="it-IT"/>
        </w:rPr>
        <w:t>(un tubo fotomoltiplicatore</w:t>
      </w:r>
      <w:r w:rsidR="0076507C" w:rsidRPr="004525F1">
        <w:rPr>
          <w:rFonts w:ascii="Arial" w:hAnsi="Arial" w:cs="Arial"/>
          <w:lang w:val="it-IT"/>
        </w:rPr>
        <w:t>, PMT</w:t>
      </w:r>
      <w:r w:rsidR="00A057D9" w:rsidRPr="004525F1">
        <w:rPr>
          <w:rFonts w:ascii="Arial" w:hAnsi="Arial" w:cs="Arial"/>
          <w:lang w:val="it-IT"/>
        </w:rPr>
        <w:t xml:space="preserve">) </w:t>
      </w:r>
      <w:r w:rsidR="00181331" w:rsidRPr="004525F1">
        <w:rPr>
          <w:rFonts w:ascii="Arial" w:hAnsi="Arial" w:cs="Arial"/>
          <w:lang w:val="it-IT"/>
        </w:rPr>
        <w:t xml:space="preserve">viene sostituito da una matrice di </w:t>
      </w:r>
      <w:ins w:id="7" w:author="g.carminati17@campus.unimib.it" w:date="2025-10-06T09:49:00Z" w16du:dateUtc="2025-10-06T07:49:00Z">
        <w:r w:rsidR="00141ED6" w:rsidRPr="004525F1">
          <w:rPr>
            <w:rFonts w:ascii="Arial" w:hAnsi="Arial" w:cs="Arial"/>
            <w:lang w:val="it-IT"/>
          </w:rPr>
          <w:t>N</w:t>
        </w:r>
      </w:ins>
      <w:del w:id="8" w:author="g.carminati17@campus.unimib.it" w:date="2025-10-06T09:49:00Z" w16du:dateUtc="2025-10-06T07:49:00Z">
        <w:r w:rsidR="00804E38" w:rsidRPr="004525F1" w:rsidDel="00141ED6">
          <w:rPr>
            <w:rFonts w:ascii="Arial" w:hAnsi="Arial" w:cs="Arial"/>
            <w:lang w:val="it-IT"/>
          </w:rPr>
          <w:delText>n</w:delText>
        </w:r>
      </w:del>
      <w:ins w:id="9" w:author="g.carminati17@campus.unimib.it" w:date="2025-10-06T10:01:00Z" w16du:dateUtc="2025-10-06T08:01:00Z">
        <w:r w:rsidR="00BD72D6" w:rsidRPr="004525F1">
          <w:rPr>
            <w:rFonts w:ascii="Arial" w:hAnsi="Arial" w:cs="Arial"/>
            <w:lang w:val="it-IT"/>
          </w:rPr>
          <w:t>×</w:t>
        </w:r>
      </w:ins>
      <w:del w:id="10" w:author="g.carminati17@campus.unimib.it" w:date="2025-10-06T10:01:00Z" w16du:dateUtc="2025-10-06T08:01:00Z">
        <w:r w:rsidR="00804E38" w:rsidRPr="004525F1" w:rsidDel="00BD72D6">
          <w:rPr>
            <w:rFonts w:ascii="Arial" w:hAnsi="Arial" w:cs="Arial"/>
            <w:lang w:val="it-IT"/>
          </w:rPr>
          <w:delText>x</w:delText>
        </w:r>
      </w:del>
      <w:ins w:id="11" w:author="g.carminati17@campus.unimib.it" w:date="2025-10-06T09:49:00Z" w16du:dateUtc="2025-10-06T07:49:00Z">
        <w:r w:rsidR="00141ED6" w:rsidRPr="004525F1">
          <w:rPr>
            <w:rFonts w:ascii="Arial" w:hAnsi="Arial" w:cs="Arial"/>
            <w:lang w:val="it-IT"/>
          </w:rPr>
          <w:t>N</w:t>
        </w:r>
      </w:ins>
      <w:del w:id="12" w:author="g.carminati17@campus.unimib.it" w:date="2025-10-06T09:49:00Z" w16du:dateUtc="2025-10-06T07:49:00Z">
        <w:r w:rsidR="00804E38" w:rsidRPr="004525F1" w:rsidDel="00141ED6">
          <w:rPr>
            <w:rFonts w:ascii="Arial" w:hAnsi="Arial" w:cs="Arial"/>
            <w:lang w:val="it-IT"/>
          </w:rPr>
          <w:delText>n</w:delText>
        </w:r>
      </w:del>
      <w:r w:rsidR="00804E38" w:rsidRPr="004525F1">
        <w:rPr>
          <w:rFonts w:ascii="Arial" w:hAnsi="Arial" w:cs="Arial"/>
          <w:lang w:val="it-IT"/>
        </w:rPr>
        <w:t xml:space="preserve"> </w:t>
      </w:r>
      <w:r w:rsidR="00A057D9" w:rsidRPr="004525F1">
        <w:rPr>
          <w:rFonts w:ascii="Arial" w:hAnsi="Arial" w:cs="Arial"/>
          <w:lang w:val="it-IT"/>
        </w:rPr>
        <w:t xml:space="preserve">rivelatori </w:t>
      </w:r>
      <w:r w:rsidR="00181331" w:rsidRPr="004525F1">
        <w:rPr>
          <w:rFonts w:ascii="Arial" w:hAnsi="Arial" w:cs="Arial"/>
          <w:lang w:val="it-IT"/>
        </w:rPr>
        <w:t>SPAD</w:t>
      </w:r>
      <w:r w:rsidR="001F78F1" w:rsidRPr="004525F1">
        <w:rPr>
          <w:rFonts w:ascii="Arial" w:hAnsi="Arial" w:cs="Arial"/>
          <w:lang w:val="it-IT"/>
        </w:rPr>
        <w:t xml:space="preserve"> (diodi a valanga a singolo fotone) assemblati a formare una griglia 7</w:t>
      </w:r>
      <w:r w:rsidR="007B4041" w:rsidRPr="004525F1">
        <w:rPr>
          <w:rFonts w:ascii="Arial" w:hAnsi="Arial" w:cs="Arial"/>
          <w:lang w:val="it-IT"/>
        </w:rPr>
        <w:t>×</w:t>
      </w:r>
      <w:r w:rsidR="001F78F1" w:rsidRPr="004525F1">
        <w:rPr>
          <w:rFonts w:ascii="Arial" w:hAnsi="Arial" w:cs="Arial"/>
          <w:lang w:val="it-IT"/>
        </w:rPr>
        <w:t>7.</w:t>
      </w:r>
      <w:del w:id="13" w:author="margaux.bouzin@unimib.it" w:date="2025-10-05T17:03:00Z" w16du:dateUtc="2025-10-05T15:03:00Z">
        <w:r w:rsidR="00181331" w:rsidRPr="004525F1" w:rsidDel="00A057D9">
          <w:rPr>
            <w:rFonts w:ascii="Arial" w:hAnsi="Arial" w:cs="Arial"/>
            <w:highlight w:val="yellow"/>
            <w:lang w:val="it-IT"/>
          </w:rPr>
          <w:delText>.</w:delText>
        </w:r>
      </w:del>
      <w:r w:rsidR="00181331" w:rsidRPr="004525F1">
        <w:rPr>
          <w:rFonts w:ascii="Arial" w:hAnsi="Arial" w:cs="Arial"/>
          <w:lang w:val="it-IT"/>
        </w:rPr>
        <w:t xml:space="preserve"> </w:t>
      </w:r>
      <w:r w:rsidR="0076507C" w:rsidRPr="004525F1">
        <w:rPr>
          <w:rFonts w:ascii="Arial" w:hAnsi="Arial" w:cs="Arial"/>
          <w:lang w:val="it-IT"/>
        </w:rPr>
        <w:t>L</w:t>
      </w:r>
      <w:r w:rsidR="00181331" w:rsidRPr="004525F1">
        <w:rPr>
          <w:rFonts w:ascii="Arial" w:hAnsi="Arial" w:cs="Arial"/>
          <w:lang w:val="it-IT"/>
        </w:rPr>
        <w:t>a magnificazione del sistema ottico</w:t>
      </w:r>
      <w:r w:rsidR="00A057D9" w:rsidRPr="004525F1">
        <w:rPr>
          <w:rFonts w:ascii="Arial" w:hAnsi="Arial" w:cs="Arial"/>
          <w:lang w:val="it-IT"/>
        </w:rPr>
        <w:t xml:space="preserve"> è regolata</w:t>
      </w:r>
      <w:r w:rsidR="00181331" w:rsidRPr="004525F1">
        <w:rPr>
          <w:rFonts w:ascii="Arial" w:hAnsi="Arial" w:cs="Arial"/>
          <w:lang w:val="it-IT"/>
        </w:rPr>
        <w:t xml:space="preserve"> in modo che la distribuzione di fluorescenza sul</w:t>
      </w:r>
      <w:r w:rsidR="00A057D9" w:rsidRPr="004525F1">
        <w:rPr>
          <w:rFonts w:ascii="Arial" w:hAnsi="Arial" w:cs="Arial"/>
          <w:lang w:val="it-IT"/>
        </w:rPr>
        <w:t>l’intero</w:t>
      </w:r>
      <w:r w:rsidR="00181331" w:rsidRPr="004525F1">
        <w:rPr>
          <w:rFonts w:ascii="Arial" w:hAnsi="Arial" w:cs="Arial"/>
          <w:lang w:val="it-IT"/>
        </w:rPr>
        <w:t xml:space="preserve"> rivelatore corrisponda a</w:t>
      </w:r>
      <w:r w:rsidR="00665A5C" w:rsidRPr="004525F1">
        <w:rPr>
          <w:rFonts w:ascii="Arial" w:hAnsi="Arial" w:cs="Arial"/>
          <w:lang w:val="it-IT"/>
        </w:rPr>
        <w:t xml:space="preserve"> una dimensione di</w:t>
      </w:r>
      <w:r w:rsidR="00181331" w:rsidRPr="004525F1">
        <w:rPr>
          <w:rFonts w:ascii="Arial" w:hAnsi="Arial" w:cs="Arial"/>
          <w:lang w:val="it-IT"/>
        </w:rPr>
        <w:t xml:space="preserve"> 1</w:t>
      </w:r>
      <w:r w:rsidR="00FF71E8" w:rsidRPr="004525F1">
        <w:rPr>
          <w:rFonts w:ascii="Arial" w:hAnsi="Arial" w:cs="Arial"/>
          <w:lang w:val="it-IT"/>
        </w:rPr>
        <w:t>.</w:t>
      </w:r>
      <w:r w:rsidR="00181331" w:rsidRPr="004525F1">
        <w:rPr>
          <w:rFonts w:ascii="Arial" w:hAnsi="Arial" w:cs="Arial"/>
          <w:lang w:val="it-IT"/>
        </w:rPr>
        <w:t xml:space="preserve">4 unità di </w:t>
      </w:r>
      <w:proofErr w:type="spellStart"/>
      <w:r w:rsidR="00181331" w:rsidRPr="004525F1">
        <w:rPr>
          <w:rFonts w:ascii="Arial" w:hAnsi="Arial" w:cs="Arial"/>
          <w:lang w:val="it-IT"/>
        </w:rPr>
        <w:t>Airy</w:t>
      </w:r>
      <w:proofErr w:type="spellEnd"/>
      <w:r w:rsidR="00A057D9" w:rsidRPr="004525F1">
        <w:rPr>
          <w:rFonts w:ascii="Arial" w:hAnsi="Arial" w:cs="Arial"/>
          <w:lang w:val="it-IT"/>
        </w:rPr>
        <w:t xml:space="preserve"> e che ogni elemento della matrice agisca da </w:t>
      </w:r>
      <w:proofErr w:type="spellStart"/>
      <w:r w:rsidR="00A057D9" w:rsidRPr="004525F1">
        <w:rPr>
          <w:rFonts w:ascii="Arial" w:hAnsi="Arial" w:cs="Arial"/>
          <w:lang w:val="it-IT"/>
        </w:rPr>
        <w:t>pinhole</w:t>
      </w:r>
      <w:proofErr w:type="spellEnd"/>
      <w:r w:rsidR="00A057D9" w:rsidRPr="004525F1">
        <w:rPr>
          <w:rFonts w:ascii="Arial" w:hAnsi="Arial" w:cs="Arial"/>
          <w:lang w:val="it-IT"/>
        </w:rPr>
        <w:t xml:space="preserve"> parzialmente chiuso nella raccolta della corrispondente immagine</w:t>
      </w:r>
      <w:r w:rsidR="00181331" w:rsidRPr="004525F1">
        <w:rPr>
          <w:rFonts w:ascii="Arial" w:hAnsi="Arial" w:cs="Arial"/>
          <w:lang w:val="it-IT"/>
        </w:rPr>
        <w:t>.</w:t>
      </w:r>
      <w:r w:rsidR="00D05257" w:rsidRPr="004525F1">
        <w:rPr>
          <w:rFonts w:ascii="Arial" w:hAnsi="Arial" w:cs="Arial"/>
          <w:lang w:val="it-IT"/>
        </w:rPr>
        <w:t xml:space="preserve"> </w:t>
      </w:r>
      <w:r w:rsidR="00C5737A" w:rsidRPr="004525F1">
        <w:rPr>
          <w:rFonts w:ascii="Arial" w:hAnsi="Arial" w:cs="Arial"/>
          <w:lang w:val="it-IT"/>
        </w:rPr>
        <w:t>In totale vengono</w:t>
      </w:r>
      <w:r w:rsidR="008D042B" w:rsidRPr="004525F1">
        <w:rPr>
          <w:rFonts w:ascii="Arial" w:hAnsi="Arial" w:cs="Arial"/>
          <w:lang w:val="it-IT"/>
        </w:rPr>
        <w:t xml:space="preserve"> così</w:t>
      </w:r>
      <w:r w:rsidR="00C5737A" w:rsidRPr="004525F1">
        <w:rPr>
          <w:rFonts w:ascii="Arial" w:hAnsi="Arial" w:cs="Arial"/>
          <w:lang w:val="it-IT"/>
        </w:rPr>
        <w:t xml:space="preserve"> acquisite 49 immagini del campione, una per ciascun elemento della matrice</w:t>
      </w:r>
      <w:r w:rsidR="008D042B" w:rsidRPr="004525F1">
        <w:rPr>
          <w:rFonts w:ascii="Arial" w:hAnsi="Arial" w:cs="Arial"/>
          <w:lang w:val="it-IT"/>
        </w:rPr>
        <w:t xml:space="preserve"> e con risoluzione incrementata di </w:t>
      </w:r>
      <m:oMath>
        <m:r>
          <w:rPr>
            <w:rFonts w:ascii="Cambria Math" w:hAnsi="Cambria Math" w:cs="Arial"/>
            <w:lang w:val="it-IT"/>
          </w:rPr>
          <m:t>√2</m:t>
        </m:r>
      </m:oMath>
      <w:r w:rsidR="00C5737A" w:rsidRPr="004525F1">
        <w:rPr>
          <w:rFonts w:ascii="Arial" w:hAnsi="Arial" w:cs="Arial"/>
          <w:lang w:val="it-IT"/>
        </w:rPr>
        <w:t>, che devono poi essere ricombinate.</w:t>
      </w:r>
      <w:ins w:id="14" w:author="margaux.bouzin@unimib.it" w:date="2025-10-05T17:13:00Z" w16du:dateUtc="2025-10-05T15:13:00Z">
        <w:r w:rsidR="008D042B" w:rsidRPr="004525F1">
          <w:rPr>
            <w:rFonts w:ascii="Arial" w:hAnsi="Arial" w:cs="Arial"/>
            <w:lang w:val="it-IT"/>
          </w:rPr>
          <w:t xml:space="preserve"> </w:t>
        </w:r>
      </w:ins>
      <w:r w:rsidR="008D042B" w:rsidRPr="004525F1">
        <w:rPr>
          <w:rFonts w:ascii="Arial" w:hAnsi="Arial" w:cs="Arial"/>
          <w:lang w:val="it-IT"/>
        </w:rPr>
        <w:t>Una semplice somma di tutte le immagini riproduce il risultato di un microscopio confocale convenzionale</w:t>
      </w:r>
      <w:ins w:id="15" w:author="margaux.bouzin@unimib.it" w:date="2025-10-05T17:13:00Z" w16du:dateUtc="2025-10-05T15:13:00Z">
        <w:r w:rsidR="008D042B" w:rsidRPr="004525F1">
          <w:rPr>
            <w:rFonts w:ascii="Arial" w:hAnsi="Arial" w:cs="Arial"/>
            <w:lang w:val="it-IT"/>
          </w:rPr>
          <w:t>.</w:t>
        </w:r>
      </w:ins>
      <w:r w:rsidR="00A057D9" w:rsidRPr="004525F1">
        <w:rPr>
          <w:rFonts w:ascii="Arial" w:hAnsi="Arial" w:cs="Arial"/>
          <w:lang w:val="it-IT"/>
        </w:rPr>
        <w:t xml:space="preserve"> Dato che, eccettuato l’elemento centrale della matrice, ogni rivelatore SPAD è decentrato rispetto all’asse ottico, le immagini devono</w:t>
      </w:r>
      <w:r w:rsidR="00AF39F2" w:rsidRPr="004525F1">
        <w:rPr>
          <w:rFonts w:ascii="Arial" w:hAnsi="Arial" w:cs="Arial"/>
          <w:lang w:val="it-IT"/>
        </w:rPr>
        <w:t xml:space="preserve"> infatti</w:t>
      </w:r>
      <w:r w:rsidR="00A057D9" w:rsidRPr="004525F1">
        <w:rPr>
          <w:rFonts w:ascii="Arial" w:hAnsi="Arial" w:cs="Arial"/>
          <w:lang w:val="it-IT"/>
        </w:rPr>
        <w:t xml:space="preserve"> essere </w:t>
      </w:r>
      <w:r w:rsidR="001F78F1" w:rsidRPr="004525F1">
        <w:rPr>
          <w:rFonts w:ascii="Arial" w:hAnsi="Arial" w:cs="Arial"/>
          <w:lang w:val="it-IT"/>
        </w:rPr>
        <w:t>ri</w:t>
      </w:r>
      <w:r w:rsidR="008D042B" w:rsidRPr="004525F1">
        <w:rPr>
          <w:rFonts w:ascii="Arial" w:hAnsi="Arial" w:cs="Arial"/>
          <w:lang w:val="it-IT"/>
        </w:rPr>
        <w:t>allineate e solo successivamente sommate, con una procedura di ottimizzazione denominata</w:t>
      </w:r>
      <w:r w:rsidR="00C5737A" w:rsidRPr="004525F1">
        <w:rPr>
          <w:rFonts w:ascii="Arial" w:hAnsi="Arial" w:cs="Arial"/>
          <w:lang w:val="it-IT"/>
        </w:rPr>
        <w:t xml:space="preserve"> </w:t>
      </w:r>
      <w:proofErr w:type="spellStart"/>
      <w:r w:rsidR="008D042B" w:rsidRPr="004525F1">
        <w:rPr>
          <w:rFonts w:ascii="Arial" w:hAnsi="Arial" w:cs="Arial"/>
          <w:i/>
          <w:iCs/>
          <w:lang w:val="it-IT"/>
        </w:rPr>
        <w:t>adaptive</w:t>
      </w:r>
      <w:proofErr w:type="spellEnd"/>
      <w:r w:rsidR="008D042B" w:rsidRPr="004525F1">
        <w:rPr>
          <w:rFonts w:ascii="Arial" w:hAnsi="Arial" w:cs="Arial"/>
          <w:i/>
          <w:iCs/>
          <w:lang w:val="it-IT"/>
        </w:rPr>
        <w:t xml:space="preserve"> pixel </w:t>
      </w:r>
      <w:proofErr w:type="spellStart"/>
      <w:r w:rsidR="008D042B" w:rsidRPr="004525F1">
        <w:rPr>
          <w:rFonts w:ascii="Arial" w:hAnsi="Arial" w:cs="Arial"/>
          <w:i/>
          <w:iCs/>
          <w:lang w:val="it-IT"/>
        </w:rPr>
        <w:t>reassignment</w:t>
      </w:r>
      <w:proofErr w:type="spellEnd"/>
      <w:r w:rsidR="008D042B" w:rsidRPr="004525F1">
        <w:rPr>
          <w:rFonts w:ascii="Arial" w:hAnsi="Arial" w:cs="Arial"/>
          <w:i/>
          <w:iCs/>
          <w:lang w:val="it-IT"/>
        </w:rPr>
        <w:t xml:space="preserve"> </w:t>
      </w:r>
      <w:r w:rsidR="008D042B" w:rsidRPr="004525F1">
        <w:rPr>
          <w:rFonts w:ascii="Arial" w:hAnsi="Arial" w:cs="Arial"/>
          <w:lang w:val="it-IT"/>
        </w:rPr>
        <w:t>(APR).</w:t>
      </w:r>
      <w:r w:rsidR="00C5737A" w:rsidRPr="004525F1">
        <w:rPr>
          <w:rFonts w:ascii="Arial" w:hAnsi="Arial" w:cs="Arial"/>
          <w:lang w:val="it-IT"/>
        </w:rPr>
        <w:t xml:space="preserve"> </w:t>
      </w:r>
      <w:r w:rsidR="00214545" w:rsidRPr="004525F1">
        <w:rPr>
          <w:rFonts w:ascii="Arial" w:hAnsi="Arial" w:cs="Arial"/>
          <w:lang w:val="it-IT"/>
        </w:rPr>
        <w:t>Assume</w:t>
      </w:r>
      <w:r w:rsidR="00A21F33" w:rsidRPr="004525F1">
        <w:rPr>
          <w:rFonts w:ascii="Arial" w:hAnsi="Arial" w:cs="Arial"/>
          <w:lang w:val="it-IT"/>
        </w:rPr>
        <w:t>n</w:t>
      </w:r>
      <w:r w:rsidR="00214545" w:rsidRPr="004525F1">
        <w:rPr>
          <w:rFonts w:ascii="Arial" w:hAnsi="Arial" w:cs="Arial"/>
          <w:lang w:val="it-IT"/>
        </w:rPr>
        <w:t xml:space="preserve">do </w:t>
      </w:r>
      <w:r w:rsidR="008D042B" w:rsidRPr="004525F1">
        <w:rPr>
          <w:rFonts w:ascii="Arial" w:hAnsi="Arial" w:cs="Arial"/>
          <w:lang w:val="it-IT"/>
        </w:rPr>
        <w:t xml:space="preserve">trascurabile </w:t>
      </w:r>
      <w:r w:rsidR="00214545" w:rsidRPr="004525F1">
        <w:rPr>
          <w:rFonts w:ascii="Arial" w:hAnsi="Arial" w:cs="Arial"/>
          <w:lang w:val="it-IT"/>
        </w:rPr>
        <w:t xml:space="preserve">la </w:t>
      </w:r>
      <w:r w:rsidR="008D042B" w:rsidRPr="004525F1">
        <w:rPr>
          <w:rFonts w:ascii="Arial" w:hAnsi="Arial" w:cs="Arial"/>
          <w:lang w:val="it-IT"/>
        </w:rPr>
        <w:t xml:space="preserve">differenza nelle </w:t>
      </w:r>
      <w:r w:rsidR="00214545" w:rsidRPr="004525F1">
        <w:rPr>
          <w:rFonts w:ascii="Arial" w:hAnsi="Arial" w:cs="Arial"/>
          <w:lang w:val="it-IT"/>
        </w:rPr>
        <w:t>lunghezz</w:t>
      </w:r>
      <w:r w:rsidR="008D042B" w:rsidRPr="004525F1">
        <w:rPr>
          <w:rFonts w:ascii="Arial" w:hAnsi="Arial" w:cs="Arial"/>
          <w:lang w:val="it-IT"/>
        </w:rPr>
        <w:t>e</w:t>
      </w:r>
      <w:r w:rsidR="00214545" w:rsidRPr="004525F1">
        <w:rPr>
          <w:rFonts w:ascii="Arial" w:hAnsi="Arial" w:cs="Arial"/>
          <w:lang w:val="it-IT"/>
        </w:rPr>
        <w:t xml:space="preserve"> d’onda di eccitazione e di emissione</w:t>
      </w:r>
      <w:r w:rsidR="008D042B" w:rsidRPr="004525F1">
        <w:rPr>
          <w:rFonts w:ascii="Arial" w:hAnsi="Arial" w:cs="Arial"/>
          <w:lang w:val="it-IT"/>
        </w:rPr>
        <w:t>,</w:t>
      </w:r>
      <w:r w:rsidR="00214545" w:rsidRPr="004525F1">
        <w:rPr>
          <w:rFonts w:ascii="Arial" w:hAnsi="Arial" w:cs="Arial"/>
          <w:lang w:val="it-IT"/>
        </w:rPr>
        <w:t xml:space="preserve"> </w:t>
      </w:r>
      <w:r w:rsidR="008D042B" w:rsidRPr="004525F1">
        <w:rPr>
          <w:rFonts w:ascii="Arial" w:hAnsi="Arial" w:cs="Arial"/>
          <w:lang w:val="it-IT"/>
        </w:rPr>
        <w:t xml:space="preserve">l’APR </w:t>
      </w:r>
      <w:r w:rsidR="00214545" w:rsidRPr="004525F1">
        <w:rPr>
          <w:rFonts w:ascii="Arial" w:hAnsi="Arial" w:cs="Arial"/>
          <w:lang w:val="it-IT"/>
        </w:rPr>
        <w:t xml:space="preserve">permette di ottenere un’immagine </w:t>
      </w:r>
      <w:r w:rsidR="008D042B" w:rsidRPr="004525F1">
        <w:rPr>
          <w:rFonts w:ascii="Arial" w:hAnsi="Arial" w:cs="Arial"/>
          <w:lang w:val="it-IT"/>
        </w:rPr>
        <w:t>che preserva l’</w:t>
      </w:r>
      <w:r w:rsidR="00214545" w:rsidRPr="004525F1">
        <w:rPr>
          <w:rFonts w:ascii="Arial" w:hAnsi="Arial" w:cs="Arial"/>
          <w:lang w:val="it-IT"/>
        </w:rPr>
        <w:t xml:space="preserve">incremento in risoluzione di </w:t>
      </w:r>
      <m:oMath>
        <m:rad>
          <m:radPr>
            <m:degHide m:val="1"/>
            <m:ctrlPr>
              <w:rPr>
                <w:rFonts w:ascii="Cambria Math" w:hAnsi="Cambria Math" w:cs="Arial"/>
                <w:sz w:val="18"/>
                <w:szCs w:val="18"/>
                <w:lang w:val="it-IT"/>
              </w:rPr>
            </m:ctrlPr>
          </m:radPr>
          <m:deg/>
          <m:e>
            <m:r>
              <w:rPr>
                <w:rFonts w:ascii="Cambria Math" w:hAnsi="Cambria Math" w:cs="Arial"/>
                <w:sz w:val="18"/>
                <w:szCs w:val="18"/>
                <w:lang w:val="it-IT"/>
              </w:rPr>
              <m:t>2</m:t>
            </m:r>
          </m:e>
        </m:rad>
      </m:oMath>
      <w:r w:rsidR="00C5162D" w:rsidRPr="004525F1">
        <w:rPr>
          <w:rFonts w:ascii="Arial" w:eastAsiaTheme="minorEastAsia" w:hAnsi="Arial" w:cs="Arial"/>
          <w:lang w:val="it-IT"/>
        </w:rPr>
        <w:t xml:space="preserve"> </w:t>
      </w:r>
      <w:r w:rsidR="008D042B" w:rsidRPr="004525F1">
        <w:rPr>
          <w:rFonts w:ascii="Arial" w:eastAsiaTheme="minorEastAsia" w:hAnsi="Arial" w:cs="Arial"/>
          <w:lang w:val="it-IT"/>
        </w:rPr>
        <w:t xml:space="preserve">associato alla configurazione di </w:t>
      </w:r>
      <w:proofErr w:type="spellStart"/>
      <w:r w:rsidR="008D042B" w:rsidRPr="004525F1">
        <w:rPr>
          <w:rFonts w:ascii="Arial" w:eastAsiaTheme="minorEastAsia" w:hAnsi="Arial" w:cs="Arial"/>
          <w:lang w:val="it-IT"/>
        </w:rPr>
        <w:t>pinhole</w:t>
      </w:r>
      <w:proofErr w:type="spellEnd"/>
      <w:r w:rsidR="008D042B" w:rsidRPr="004525F1">
        <w:rPr>
          <w:rFonts w:ascii="Arial" w:eastAsiaTheme="minorEastAsia" w:hAnsi="Arial" w:cs="Arial"/>
          <w:lang w:val="it-IT"/>
        </w:rPr>
        <w:t xml:space="preserve"> chiuso e </w:t>
      </w:r>
      <w:r w:rsidR="00322990" w:rsidRPr="004525F1">
        <w:rPr>
          <w:rFonts w:ascii="Arial" w:eastAsiaTheme="minorEastAsia" w:hAnsi="Arial" w:cs="Arial"/>
          <w:lang w:val="it-IT"/>
        </w:rPr>
        <w:t>allo stesso tempo</w:t>
      </w:r>
      <w:r w:rsidR="008D042B" w:rsidRPr="004525F1">
        <w:rPr>
          <w:rFonts w:ascii="Arial" w:eastAsiaTheme="minorEastAsia" w:hAnsi="Arial" w:cs="Arial"/>
          <w:lang w:val="it-IT"/>
        </w:rPr>
        <w:t xml:space="preserve"> la raccolta dell’intero</w:t>
      </w:r>
      <w:r w:rsidR="00566E70" w:rsidRPr="004525F1">
        <w:rPr>
          <w:rFonts w:ascii="Arial" w:eastAsiaTheme="minorEastAsia" w:hAnsi="Arial" w:cs="Arial"/>
          <w:lang w:val="it-IT"/>
        </w:rPr>
        <w:t xml:space="preserve"> segnale </w:t>
      </w:r>
      <w:r w:rsidR="008D042B" w:rsidRPr="004525F1">
        <w:rPr>
          <w:rFonts w:ascii="Arial" w:eastAsiaTheme="minorEastAsia" w:hAnsi="Arial" w:cs="Arial"/>
          <w:lang w:val="it-IT"/>
        </w:rPr>
        <w:t>di fluorescenza</w:t>
      </w:r>
      <w:r w:rsidR="002B7127" w:rsidRPr="004525F1">
        <w:rPr>
          <w:rFonts w:ascii="Arial" w:eastAsiaTheme="minorEastAsia" w:hAnsi="Arial" w:cs="Arial"/>
          <w:lang w:val="it-IT"/>
        </w:rPr>
        <w:t xml:space="preserve"> che si avrebbe nella configurazione a </w:t>
      </w:r>
      <w:proofErr w:type="spellStart"/>
      <w:r w:rsidR="002B7127" w:rsidRPr="004525F1">
        <w:rPr>
          <w:rFonts w:ascii="Arial" w:eastAsiaTheme="minorEastAsia" w:hAnsi="Arial" w:cs="Arial"/>
          <w:lang w:val="it-IT"/>
        </w:rPr>
        <w:t>pinhole</w:t>
      </w:r>
      <w:proofErr w:type="spellEnd"/>
      <w:r w:rsidR="002B7127" w:rsidRPr="004525F1">
        <w:rPr>
          <w:rFonts w:ascii="Arial" w:eastAsiaTheme="minorEastAsia" w:hAnsi="Arial" w:cs="Arial"/>
          <w:lang w:val="it-IT"/>
        </w:rPr>
        <w:t xml:space="preserve"> aperto</w:t>
      </w:r>
      <w:r w:rsidR="00566E70" w:rsidRPr="004525F1">
        <w:rPr>
          <w:rFonts w:ascii="Arial" w:eastAsiaTheme="minorEastAsia" w:hAnsi="Arial" w:cs="Arial"/>
          <w:lang w:val="it-IT"/>
        </w:rPr>
        <w:t xml:space="preserve">. </w:t>
      </w:r>
    </w:p>
    <w:p w14:paraId="0DE05EA2" w14:textId="6F8B20A8" w:rsidR="00804E38" w:rsidRPr="004525F1" w:rsidRDefault="002B7127" w:rsidP="00804E38">
      <w:pPr>
        <w:spacing w:after="120"/>
        <w:jc w:val="both"/>
        <w:rPr>
          <w:rFonts w:ascii="Arial" w:hAnsi="Arial" w:cs="Arial"/>
          <w:lang w:val="it-IT"/>
        </w:rPr>
      </w:pPr>
      <w:r w:rsidRPr="004525F1">
        <w:rPr>
          <w:rFonts w:ascii="Arial" w:hAnsi="Arial" w:cs="Arial"/>
          <w:lang w:val="it-IT"/>
        </w:rPr>
        <w:t xml:space="preserve">La risoluzione spaziale, già incrementata dall’implementazione dell’ISM, può essere ulteriormente migliorata sfruttando la correlazione temporale del segnale di fluorescenza. </w:t>
      </w:r>
      <w:r w:rsidR="001F78F1" w:rsidRPr="004525F1">
        <w:rPr>
          <w:rFonts w:ascii="Arial" w:hAnsi="Arial" w:cs="Arial"/>
          <w:lang w:val="it-IT"/>
        </w:rPr>
        <w:t xml:space="preserve">Con il nostro rivelatore SPAD è possibile anche acquisire la traccia temporale dell’intensità </w:t>
      </w:r>
      <w:r w:rsidR="000969E7" w:rsidRPr="004525F1">
        <w:rPr>
          <w:rFonts w:ascii="Arial" w:hAnsi="Arial" w:cs="Arial"/>
          <w:lang w:val="it-IT"/>
        </w:rPr>
        <w:t>per ciascun pixel</w:t>
      </w:r>
      <w:r w:rsidRPr="004525F1">
        <w:rPr>
          <w:rFonts w:ascii="Arial" w:hAnsi="Arial" w:cs="Arial"/>
          <w:lang w:val="it-IT"/>
        </w:rPr>
        <w:t xml:space="preserve"> con risoluzione temporale del microsecondo</w:t>
      </w:r>
      <w:r w:rsidR="000969E7" w:rsidRPr="004525F1">
        <w:rPr>
          <w:rFonts w:ascii="Arial" w:hAnsi="Arial" w:cs="Arial"/>
          <w:lang w:val="it-IT"/>
        </w:rPr>
        <w:t xml:space="preserve">. Quando il campione presenta una dinamica temporale </w:t>
      </w:r>
      <w:r w:rsidRPr="004525F1">
        <w:rPr>
          <w:rFonts w:ascii="Arial" w:hAnsi="Arial" w:cs="Arial"/>
          <w:lang w:val="it-IT"/>
        </w:rPr>
        <w:t xml:space="preserve">intermittente </w:t>
      </w:r>
      <w:r w:rsidR="000969E7" w:rsidRPr="004525F1">
        <w:rPr>
          <w:rFonts w:ascii="Arial" w:hAnsi="Arial" w:cs="Arial"/>
          <w:lang w:val="it-IT"/>
        </w:rPr>
        <w:t>nel segnale di fluorescenza,</w:t>
      </w:r>
      <w:r w:rsidR="007339C0" w:rsidRPr="004525F1">
        <w:rPr>
          <w:rFonts w:ascii="Arial" w:hAnsi="Arial" w:cs="Arial"/>
          <w:lang w:val="it-IT"/>
        </w:rPr>
        <w:t xml:space="preserve"> associata a fenomeni di </w:t>
      </w:r>
      <w:proofErr w:type="spellStart"/>
      <w:r w:rsidR="007339C0" w:rsidRPr="004525F1">
        <w:rPr>
          <w:rFonts w:ascii="Arial" w:hAnsi="Arial" w:cs="Arial"/>
          <w:i/>
          <w:iCs/>
          <w:lang w:val="it-IT"/>
        </w:rPr>
        <w:t>blinking</w:t>
      </w:r>
      <w:proofErr w:type="spellEnd"/>
      <w:r w:rsidR="007339C0" w:rsidRPr="004525F1">
        <w:rPr>
          <w:rFonts w:ascii="Arial" w:hAnsi="Arial" w:cs="Arial"/>
          <w:i/>
          <w:iCs/>
          <w:lang w:val="it-IT"/>
        </w:rPr>
        <w:t xml:space="preserve">, </w:t>
      </w:r>
      <w:r w:rsidR="007339C0" w:rsidRPr="004525F1">
        <w:rPr>
          <w:rFonts w:ascii="Arial" w:hAnsi="Arial" w:cs="Arial"/>
          <w:lang w:val="it-IT"/>
          <w:rPrChange w:id="16" w:author="margaux.bouzin@unimib.it" w:date="2025-10-05T17:46:00Z" w16du:dateUtc="2025-10-05T15:46:00Z">
            <w:rPr>
              <w:rFonts w:ascii="Arial" w:hAnsi="Arial" w:cs="Arial"/>
              <w:i/>
              <w:iCs/>
              <w:lang w:val="it-IT"/>
            </w:rPr>
          </w:rPrChange>
        </w:rPr>
        <w:t xml:space="preserve">le </w:t>
      </w:r>
      <w:r w:rsidR="007339C0" w:rsidRPr="004525F1">
        <w:rPr>
          <w:rFonts w:ascii="Arial" w:hAnsi="Arial" w:cs="Arial"/>
          <w:lang w:val="it-IT"/>
        </w:rPr>
        <w:t xml:space="preserve">funzioni di </w:t>
      </w:r>
      <w:r w:rsidR="007339C0" w:rsidRPr="004525F1">
        <w:rPr>
          <w:rFonts w:ascii="Arial" w:hAnsi="Arial" w:cs="Arial"/>
          <w:lang w:val="it-IT"/>
          <w:rPrChange w:id="17" w:author="margaux.bouzin@unimib.it" w:date="2025-10-05T17:46:00Z" w16du:dateUtc="2025-10-05T15:46:00Z">
            <w:rPr>
              <w:rFonts w:ascii="Arial" w:hAnsi="Arial" w:cs="Arial"/>
              <w:i/>
              <w:iCs/>
              <w:lang w:val="it-IT"/>
            </w:rPr>
          </w:rPrChange>
        </w:rPr>
        <w:t>cross-</w:t>
      </w:r>
      <w:r w:rsidR="007339C0" w:rsidRPr="004525F1">
        <w:rPr>
          <w:rFonts w:ascii="Arial" w:hAnsi="Arial" w:cs="Arial"/>
          <w:lang w:val="it-IT"/>
        </w:rPr>
        <w:t xml:space="preserve">correlazione temporale del segnale registrato </w:t>
      </w:r>
      <w:r w:rsidR="00804E38" w:rsidRPr="004525F1">
        <w:rPr>
          <w:rFonts w:ascii="Arial" w:hAnsi="Arial" w:cs="Arial"/>
          <w:lang w:val="it-IT"/>
        </w:rPr>
        <w:t xml:space="preserve">in ciascun pixel </w:t>
      </w:r>
      <w:r w:rsidR="001F78F1" w:rsidRPr="004525F1">
        <w:rPr>
          <w:rFonts w:ascii="Arial" w:hAnsi="Arial" w:cs="Arial"/>
          <w:lang w:val="it-IT"/>
        </w:rPr>
        <w:t xml:space="preserve">calcolato per </w:t>
      </w:r>
      <w:r w:rsidR="007339C0" w:rsidRPr="004525F1">
        <w:rPr>
          <w:rFonts w:ascii="Arial" w:hAnsi="Arial" w:cs="Arial"/>
          <w:lang w:val="it-IT"/>
        </w:rPr>
        <w:t>coppie di elementi SPAD risultano proporzionali al quadrato delle corrispondenti PSF</w:t>
      </w:r>
      <w:ins w:id="18" w:author="g.carminati17@campus.unimib.it" w:date="2025-10-06T10:32:00Z" w16du:dateUtc="2025-10-06T08:32:00Z">
        <w:r w:rsidR="003A4E35" w:rsidRPr="004525F1">
          <w:rPr>
            <w:rFonts w:ascii="Arial" w:hAnsi="Arial" w:cs="Arial"/>
            <w:lang w:val="it-IT"/>
          </w:rPr>
          <w:t>. È</w:t>
        </w:r>
      </w:ins>
      <w:del w:id="19" w:author="g.carminati17@campus.unimib.it" w:date="2025-10-06T10:32:00Z" w16du:dateUtc="2025-10-06T08:32:00Z">
        <w:r w:rsidR="007339C0" w:rsidRPr="004525F1" w:rsidDel="003A4E35">
          <w:rPr>
            <w:rFonts w:ascii="Arial" w:hAnsi="Arial" w:cs="Arial"/>
            <w:lang w:val="it-IT"/>
          </w:rPr>
          <w:delText xml:space="preserve">. </w:delText>
        </w:r>
        <w:r w:rsidR="00804E38" w:rsidRPr="004525F1" w:rsidDel="003A4E35">
          <w:rPr>
            <w:rFonts w:ascii="Arial" w:hAnsi="Arial" w:cs="Arial"/>
            <w:lang w:val="it-IT"/>
          </w:rPr>
          <w:delText>E’</w:delText>
        </w:r>
      </w:del>
      <w:r w:rsidR="00804E38" w:rsidRPr="004525F1">
        <w:rPr>
          <w:rFonts w:ascii="Arial" w:hAnsi="Arial" w:cs="Arial"/>
          <w:lang w:val="it-IT"/>
        </w:rPr>
        <w:t xml:space="preserve"> così possibile assemblare</w:t>
      </w:r>
      <w:r w:rsidR="007339C0" w:rsidRPr="004525F1">
        <w:rPr>
          <w:rFonts w:ascii="Arial" w:hAnsi="Arial" w:cs="Arial"/>
          <w:lang w:val="it-IT"/>
        </w:rPr>
        <w:t xml:space="preserve"> </w:t>
      </w:r>
      <w:ins w:id="20" w:author="g.carminati17@campus.unimib.it" w:date="2025-10-06T09:53:00Z" w16du:dateUtc="2025-10-06T07:53:00Z">
        <w:r w:rsidR="00141ED6" w:rsidRPr="004525F1">
          <w:rPr>
            <w:rFonts w:ascii="Arial" w:hAnsi="Arial" w:cs="Arial"/>
            <w:lang w:val="it-IT"/>
          </w:rPr>
          <w:t>N</w:t>
        </w:r>
      </w:ins>
      <w:del w:id="21" w:author="g.carminati17@campus.unimib.it" w:date="2025-10-06T09:53:00Z" w16du:dateUtc="2025-10-06T07:53:00Z">
        <w:r w:rsidR="00804E38" w:rsidRPr="004525F1" w:rsidDel="00141ED6">
          <w:rPr>
            <w:rFonts w:ascii="Arial" w:hAnsi="Arial" w:cs="Arial"/>
            <w:lang w:val="it-IT"/>
          </w:rPr>
          <w:delText>n</w:delText>
        </w:r>
      </w:del>
      <w:r w:rsidR="00804E38" w:rsidRPr="004525F1">
        <w:rPr>
          <w:rFonts w:ascii="Arial" w:hAnsi="Arial" w:cs="Arial"/>
          <w:lang w:val="it-IT"/>
        </w:rPr>
        <w:t>(</w:t>
      </w:r>
      <w:ins w:id="22" w:author="g.carminati17@campus.unimib.it" w:date="2025-10-06T09:53:00Z" w16du:dateUtc="2025-10-06T07:53:00Z">
        <w:r w:rsidR="00141ED6" w:rsidRPr="004525F1">
          <w:rPr>
            <w:rFonts w:ascii="Arial" w:hAnsi="Arial" w:cs="Arial"/>
            <w:lang w:val="it-IT"/>
          </w:rPr>
          <w:t>N</w:t>
        </w:r>
      </w:ins>
      <w:del w:id="23" w:author="g.carminati17@campus.unimib.it" w:date="2025-10-06T09:53:00Z" w16du:dateUtc="2025-10-06T07:53:00Z">
        <w:r w:rsidR="00804E38" w:rsidRPr="004525F1" w:rsidDel="00141ED6">
          <w:rPr>
            <w:rFonts w:ascii="Arial" w:hAnsi="Arial" w:cs="Arial"/>
            <w:lang w:val="it-IT"/>
          </w:rPr>
          <w:delText>n</w:delText>
        </w:r>
      </w:del>
      <w:r w:rsidR="00804E38" w:rsidRPr="004525F1">
        <w:rPr>
          <w:rFonts w:ascii="Arial" w:hAnsi="Arial" w:cs="Arial"/>
          <w:lang w:val="it-IT"/>
        </w:rPr>
        <w:t xml:space="preserve">−1)/2 immagini, </w:t>
      </w:r>
      <w:r w:rsidR="001F78F1" w:rsidRPr="004525F1">
        <w:rPr>
          <w:rFonts w:ascii="Arial" w:hAnsi="Arial" w:cs="Arial"/>
          <w:lang w:val="it-IT"/>
        </w:rPr>
        <w:t xml:space="preserve">il cui segnale è dato dal </w:t>
      </w:r>
      <w:r w:rsidR="00804E38" w:rsidRPr="004525F1">
        <w:rPr>
          <w:rFonts w:ascii="Arial" w:hAnsi="Arial" w:cs="Arial"/>
          <w:lang w:val="it-IT"/>
        </w:rPr>
        <w:t xml:space="preserve">valore della funzione di cross-correlazione </w:t>
      </w:r>
      <w:proofErr w:type="spellStart"/>
      <w:r w:rsidR="00804E38" w:rsidRPr="004525F1">
        <w:rPr>
          <w:rFonts w:ascii="Arial" w:hAnsi="Arial" w:cs="Arial"/>
          <w:lang w:val="it-IT"/>
        </w:rPr>
        <w:t>a</w:t>
      </w:r>
      <w:proofErr w:type="spellEnd"/>
      <w:r w:rsidR="00804E38" w:rsidRPr="004525F1">
        <w:rPr>
          <w:rFonts w:ascii="Arial" w:hAnsi="Arial" w:cs="Arial"/>
          <w:lang w:val="it-IT"/>
        </w:rPr>
        <w:t xml:space="preserve"> dato tempo di ritardo, e applicarvi successivamente la procedura di pixel </w:t>
      </w:r>
      <w:proofErr w:type="spellStart"/>
      <w:r w:rsidR="00804E38" w:rsidRPr="004525F1">
        <w:rPr>
          <w:rFonts w:ascii="Arial" w:hAnsi="Arial" w:cs="Arial"/>
          <w:lang w:val="it-IT"/>
        </w:rPr>
        <w:t>reassignment</w:t>
      </w:r>
      <w:proofErr w:type="spellEnd"/>
      <w:r w:rsidR="00804E38" w:rsidRPr="004525F1">
        <w:rPr>
          <w:rFonts w:ascii="Arial" w:hAnsi="Arial" w:cs="Arial"/>
          <w:lang w:val="it-IT"/>
        </w:rPr>
        <w:t xml:space="preserve"> in modo analogo a quanto avviene nell’ISM</w:t>
      </w:r>
      <w:r w:rsidR="001F78F1" w:rsidRPr="004525F1">
        <w:rPr>
          <w:rFonts w:ascii="Arial" w:hAnsi="Arial" w:cs="Arial"/>
          <w:lang w:val="it-IT"/>
        </w:rPr>
        <w:t xml:space="preserve">. </w:t>
      </w:r>
      <w:r w:rsidR="00804E38" w:rsidRPr="004525F1">
        <w:rPr>
          <w:rFonts w:ascii="Arial" w:hAnsi="Arial" w:cs="Arial"/>
          <w:lang w:val="it-IT"/>
        </w:rPr>
        <w:t xml:space="preserve"> </w:t>
      </w:r>
      <w:r w:rsidR="001F78F1" w:rsidRPr="004525F1">
        <w:rPr>
          <w:rFonts w:ascii="Arial" w:hAnsi="Arial" w:cs="Arial"/>
          <w:lang w:val="it-IT"/>
        </w:rPr>
        <w:t>T</w:t>
      </w:r>
      <w:r w:rsidR="00804E38" w:rsidRPr="004525F1">
        <w:rPr>
          <w:rFonts w:ascii="Arial" w:hAnsi="Arial" w:cs="Arial"/>
          <w:lang w:val="it-IT"/>
        </w:rPr>
        <w:t xml:space="preserve">ale approccio, denominato </w:t>
      </w:r>
      <w:r w:rsidR="00185CF8" w:rsidRPr="004525F1">
        <w:rPr>
          <w:rFonts w:ascii="Arial" w:hAnsi="Arial" w:cs="Arial"/>
          <w:i/>
          <w:iCs/>
          <w:lang w:val="it-IT"/>
        </w:rPr>
        <w:t>S</w:t>
      </w:r>
      <w:r w:rsidR="00804E38" w:rsidRPr="004525F1">
        <w:rPr>
          <w:rFonts w:ascii="Arial" w:hAnsi="Arial" w:cs="Arial"/>
          <w:i/>
          <w:iCs/>
          <w:lang w:val="it-IT"/>
        </w:rPr>
        <w:t>uper-</w:t>
      </w:r>
      <w:proofErr w:type="spellStart"/>
      <w:r w:rsidR="00804E38" w:rsidRPr="004525F1">
        <w:rPr>
          <w:rFonts w:ascii="Arial" w:hAnsi="Arial" w:cs="Arial"/>
          <w:i/>
          <w:iCs/>
          <w:lang w:val="it-IT"/>
        </w:rPr>
        <w:t>resolution</w:t>
      </w:r>
      <w:proofErr w:type="spellEnd"/>
      <w:r w:rsidR="00804E38" w:rsidRPr="004525F1">
        <w:rPr>
          <w:rFonts w:ascii="Arial" w:hAnsi="Arial" w:cs="Arial"/>
          <w:i/>
          <w:iCs/>
          <w:lang w:val="it-IT"/>
        </w:rPr>
        <w:t xml:space="preserve"> </w:t>
      </w:r>
      <w:r w:rsidR="00185CF8" w:rsidRPr="004525F1">
        <w:rPr>
          <w:rFonts w:ascii="Arial" w:hAnsi="Arial" w:cs="Arial"/>
          <w:i/>
          <w:iCs/>
          <w:lang w:val="it-IT"/>
        </w:rPr>
        <w:t>O</w:t>
      </w:r>
      <w:r w:rsidR="00804E38" w:rsidRPr="004525F1">
        <w:rPr>
          <w:rFonts w:ascii="Arial" w:hAnsi="Arial" w:cs="Arial"/>
          <w:i/>
          <w:iCs/>
          <w:lang w:val="it-IT"/>
        </w:rPr>
        <w:t xml:space="preserve">ptical </w:t>
      </w:r>
      <w:proofErr w:type="spellStart"/>
      <w:r w:rsidR="00185CF8" w:rsidRPr="004525F1">
        <w:rPr>
          <w:rFonts w:ascii="Arial" w:hAnsi="Arial" w:cs="Arial"/>
          <w:i/>
          <w:iCs/>
          <w:lang w:val="it-IT"/>
        </w:rPr>
        <w:t>Fl</w:t>
      </w:r>
      <w:r w:rsidR="00804E38" w:rsidRPr="004525F1">
        <w:rPr>
          <w:rFonts w:ascii="Arial" w:hAnsi="Arial" w:cs="Arial"/>
          <w:i/>
          <w:iCs/>
          <w:lang w:val="it-IT"/>
        </w:rPr>
        <w:t>uctuation</w:t>
      </w:r>
      <w:proofErr w:type="spellEnd"/>
      <w:r w:rsidR="00804E38" w:rsidRPr="004525F1">
        <w:rPr>
          <w:rFonts w:ascii="Arial" w:hAnsi="Arial" w:cs="Arial"/>
          <w:i/>
          <w:iCs/>
          <w:lang w:val="it-IT"/>
        </w:rPr>
        <w:t xml:space="preserve"> </w:t>
      </w:r>
      <w:r w:rsidR="00185CF8" w:rsidRPr="004525F1">
        <w:rPr>
          <w:rFonts w:ascii="Arial" w:hAnsi="Arial" w:cs="Arial"/>
          <w:i/>
          <w:iCs/>
          <w:lang w:val="it-IT"/>
        </w:rPr>
        <w:t>ISM</w:t>
      </w:r>
      <w:r w:rsidR="00804E38" w:rsidRPr="004525F1">
        <w:rPr>
          <w:rFonts w:ascii="Arial" w:hAnsi="Arial" w:cs="Arial"/>
          <w:i/>
          <w:iCs/>
          <w:lang w:val="it-IT"/>
        </w:rPr>
        <w:t xml:space="preserve"> </w:t>
      </w:r>
      <w:r w:rsidR="00804E38" w:rsidRPr="004525F1">
        <w:rPr>
          <w:rFonts w:ascii="Arial" w:hAnsi="Arial" w:cs="Arial"/>
          <w:lang w:val="it-IT"/>
        </w:rPr>
        <w:t>(SOFISM), consente di raggiungere un guadagno di risoluzione atteso pari a un fattore 2 rispetto alla previsione del limite diffrattivo.</w:t>
      </w:r>
    </w:p>
    <w:p w14:paraId="30669971" w14:textId="27BA84A9" w:rsidR="007339C0" w:rsidRPr="004525F1" w:rsidDel="00141ED6" w:rsidRDefault="00804E38" w:rsidP="000969E7">
      <w:pPr>
        <w:spacing w:after="120"/>
        <w:jc w:val="both"/>
        <w:rPr>
          <w:del w:id="24" w:author="g.carminati17@campus.unimib.it" w:date="2025-10-06T09:54:00Z" w16du:dateUtc="2025-10-06T07:54:00Z"/>
          <w:rFonts w:ascii="Arial" w:hAnsi="Arial" w:cs="Arial"/>
          <w:i/>
          <w:iCs/>
          <w:lang w:val="it-IT"/>
        </w:rPr>
      </w:pPr>
      <w:del w:id="25" w:author="margaux.bouzin@unimib.it" w:date="2025-10-06T11:39:00Z" w16du:dateUtc="2025-10-06T09:39:00Z">
        <w:r w:rsidRPr="004525F1" w:rsidDel="0059575F">
          <w:rPr>
            <w:rFonts w:ascii="Arial" w:hAnsi="Arial" w:cs="Arial"/>
            <w:lang w:val="it-IT"/>
          </w:rPr>
          <w:lastRenderedPageBreak/>
          <w:delText xml:space="preserve"> </w:delText>
        </w:r>
      </w:del>
    </w:p>
    <w:p w14:paraId="47508435" w14:textId="0F37043F" w:rsidR="007339C0" w:rsidRPr="004525F1" w:rsidDel="00141ED6" w:rsidRDefault="007339C0" w:rsidP="000969E7">
      <w:pPr>
        <w:spacing w:after="120"/>
        <w:jc w:val="both"/>
        <w:rPr>
          <w:del w:id="26" w:author="g.carminati17@campus.unimib.it" w:date="2025-10-06T09:54:00Z" w16du:dateUtc="2025-10-06T07:54:00Z"/>
          <w:rFonts w:ascii="Arial" w:hAnsi="Arial" w:cs="Arial"/>
          <w:i/>
          <w:iCs/>
          <w:lang w:val="it-IT"/>
        </w:rPr>
      </w:pPr>
    </w:p>
    <w:p w14:paraId="4FAEAFB3" w14:textId="0E3CC8C1" w:rsidR="007339C0" w:rsidRPr="004525F1" w:rsidDel="00141ED6" w:rsidRDefault="007339C0" w:rsidP="000969E7">
      <w:pPr>
        <w:spacing w:after="120"/>
        <w:jc w:val="both"/>
        <w:rPr>
          <w:del w:id="27" w:author="g.carminati17@campus.unimib.it" w:date="2025-10-06T09:54:00Z" w16du:dateUtc="2025-10-06T07:54:00Z"/>
          <w:rFonts w:ascii="Arial" w:hAnsi="Arial" w:cs="Arial"/>
          <w:lang w:val="it-IT"/>
        </w:rPr>
      </w:pPr>
    </w:p>
    <w:p w14:paraId="428E9A3C" w14:textId="21047A1E" w:rsidR="00A21F33" w:rsidRPr="004525F1" w:rsidDel="008F566B" w:rsidRDefault="00775900" w:rsidP="000969E7">
      <w:pPr>
        <w:spacing w:after="120"/>
        <w:jc w:val="both"/>
        <w:rPr>
          <w:del w:id="28" w:author="margaux.bouzin@unimib.it" w:date="2025-10-05T18:09:00Z" w16du:dateUtc="2025-10-05T16:09:00Z"/>
          <w:rFonts w:ascii="Arial" w:hAnsi="Arial" w:cs="Arial"/>
          <w:lang w:val="it-IT"/>
        </w:rPr>
      </w:pPr>
      <w:r w:rsidRPr="004525F1">
        <w:rPr>
          <w:rFonts w:ascii="Arial" w:hAnsi="Arial" w:cs="Arial"/>
          <w:lang w:val="it-IT"/>
        </w:rPr>
        <w:t>Il duplice s</w:t>
      </w:r>
      <w:r w:rsidR="00F60CE1" w:rsidRPr="004525F1">
        <w:rPr>
          <w:rFonts w:ascii="Arial" w:hAnsi="Arial" w:cs="Arial"/>
          <w:lang w:val="it-IT"/>
        </w:rPr>
        <w:t xml:space="preserve">copo di questo lavoro di tesi consiste </w:t>
      </w:r>
      <w:r w:rsidRPr="004525F1">
        <w:rPr>
          <w:rFonts w:ascii="Arial" w:hAnsi="Arial" w:cs="Arial"/>
          <w:lang w:val="it-IT"/>
        </w:rPr>
        <w:t>nel determinare sperimentalmente il guadagno in risoluzione associato alla tecnica ISM su un microscopio a fluorescenza con eccitazione a due fotoni e valutare i parametri di acquisizione ottimali per l’implementazione della tecnica SOFISM sullo stesso microscopio</w:t>
      </w:r>
      <w:r w:rsidR="000059D1" w:rsidRPr="004525F1">
        <w:rPr>
          <w:rFonts w:ascii="Arial" w:hAnsi="Arial" w:cs="Arial"/>
          <w:lang w:val="it-IT"/>
        </w:rPr>
        <w:t>.</w:t>
      </w:r>
      <w:r w:rsidR="00C5737A" w:rsidRPr="004525F1">
        <w:rPr>
          <w:rFonts w:ascii="Arial" w:hAnsi="Arial" w:cs="Arial"/>
          <w:lang w:val="it-IT"/>
        </w:rPr>
        <w:t xml:space="preserve"> Il campione osservato consiste </w:t>
      </w:r>
      <w:r w:rsidRPr="004525F1">
        <w:rPr>
          <w:rFonts w:ascii="Arial" w:hAnsi="Arial" w:cs="Arial"/>
          <w:lang w:val="it-IT"/>
        </w:rPr>
        <w:t>in</w:t>
      </w:r>
      <w:r w:rsidR="00C5737A" w:rsidRPr="004525F1">
        <w:rPr>
          <w:rFonts w:ascii="Arial" w:hAnsi="Arial" w:cs="Arial"/>
          <w:lang w:val="it-IT"/>
        </w:rPr>
        <w:t xml:space="preserve"> </w:t>
      </w:r>
      <w:r w:rsidR="00C5737A" w:rsidRPr="004525F1">
        <w:rPr>
          <w:rFonts w:ascii="Arial" w:hAnsi="Arial" w:cs="Arial"/>
          <w:i/>
          <w:iCs/>
          <w:lang w:val="it-IT"/>
        </w:rPr>
        <w:t>quantum dots</w:t>
      </w:r>
      <w:r w:rsidR="00C5737A" w:rsidRPr="004525F1">
        <w:rPr>
          <w:rFonts w:ascii="Arial" w:hAnsi="Arial" w:cs="Arial"/>
          <w:lang w:val="it-IT"/>
        </w:rPr>
        <w:t xml:space="preserve"> (QD)</w:t>
      </w:r>
      <w:r w:rsidRPr="004525F1">
        <w:rPr>
          <w:rFonts w:ascii="Arial" w:hAnsi="Arial" w:cs="Arial"/>
          <w:lang w:val="it-IT"/>
        </w:rPr>
        <w:t xml:space="preserve"> in silicio</w:t>
      </w:r>
      <w:r w:rsidR="00C5737A" w:rsidRPr="004525F1">
        <w:rPr>
          <w:rFonts w:ascii="Arial" w:hAnsi="Arial" w:cs="Arial"/>
          <w:lang w:val="it-IT"/>
        </w:rPr>
        <w:t>,</w:t>
      </w:r>
      <w:r w:rsidRPr="004525F1">
        <w:rPr>
          <w:rFonts w:ascii="Arial" w:hAnsi="Arial" w:cs="Arial"/>
          <w:lang w:val="it-IT"/>
        </w:rPr>
        <w:t xml:space="preserve"> eccitati a 770 nm, che</w:t>
      </w:r>
      <w:r w:rsidR="00C5737A" w:rsidRPr="004525F1">
        <w:rPr>
          <w:rFonts w:ascii="Arial" w:hAnsi="Arial" w:cs="Arial"/>
          <w:lang w:val="it-IT"/>
        </w:rPr>
        <w:t xml:space="preserve"> alternano stocasticamente stati di fluorescenza (ON) </w:t>
      </w:r>
      <w:r w:rsidRPr="004525F1">
        <w:rPr>
          <w:rFonts w:ascii="Arial" w:hAnsi="Arial" w:cs="Arial"/>
          <w:lang w:val="it-IT"/>
        </w:rPr>
        <w:t>a</w:t>
      </w:r>
      <w:r w:rsidR="00C5737A" w:rsidRPr="004525F1">
        <w:rPr>
          <w:rFonts w:ascii="Arial" w:hAnsi="Arial" w:cs="Arial"/>
          <w:lang w:val="it-IT"/>
        </w:rPr>
        <w:t xml:space="preserve"> stati bui (OFF) con tempi caratteristici </w:t>
      </w:r>
      <w:r w:rsidRPr="004525F1">
        <w:rPr>
          <w:rFonts w:ascii="Arial" w:hAnsi="Arial" w:cs="Arial"/>
          <w:lang w:val="it-IT"/>
        </w:rPr>
        <w:t xml:space="preserve">regolati da </w:t>
      </w:r>
      <w:r w:rsidR="00C5737A" w:rsidRPr="004525F1">
        <w:rPr>
          <w:rFonts w:ascii="Arial" w:hAnsi="Arial" w:cs="Arial"/>
          <w:lang w:val="it-IT"/>
        </w:rPr>
        <w:t xml:space="preserve">una </w:t>
      </w:r>
      <w:r w:rsidR="000969E7" w:rsidRPr="004525F1">
        <w:rPr>
          <w:rFonts w:ascii="Arial" w:hAnsi="Arial" w:cs="Arial"/>
          <w:lang w:val="it-IT"/>
        </w:rPr>
        <w:t>legge di potenza</w:t>
      </w:r>
      <w:r w:rsidR="00C5737A" w:rsidRPr="004525F1">
        <w:rPr>
          <w:rFonts w:ascii="Arial" w:hAnsi="Arial" w:cs="Arial"/>
          <w:lang w:val="it-IT"/>
        </w:rPr>
        <w:t>.</w:t>
      </w:r>
      <w:ins w:id="29" w:author="margaux.bouzin@unimib.it" w:date="2025-10-05T17:21:00Z" w16du:dateUtc="2025-10-05T15:21:00Z">
        <w:r w:rsidR="002B7127" w:rsidRPr="004525F1">
          <w:rPr>
            <w:rFonts w:ascii="Arial" w:hAnsi="Arial" w:cs="Arial"/>
            <w:lang w:val="it-IT"/>
          </w:rPr>
          <w:t xml:space="preserve"> </w:t>
        </w:r>
      </w:ins>
    </w:p>
    <w:p w14:paraId="3C12C27B" w14:textId="77777777" w:rsidR="00775900" w:rsidRPr="004525F1" w:rsidRDefault="00775900" w:rsidP="000969E7">
      <w:pPr>
        <w:spacing w:after="120"/>
        <w:jc w:val="both"/>
        <w:rPr>
          <w:rFonts w:ascii="Arial" w:hAnsi="Arial" w:cs="Arial"/>
          <w:lang w:val="it-IT"/>
        </w:rPr>
      </w:pPr>
    </w:p>
    <w:p w14:paraId="0681CC63" w14:textId="03DEA6D4" w:rsidR="008F566B" w:rsidRPr="004525F1" w:rsidRDefault="005B320E" w:rsidP="008F566B">
      <w:pPr>
        <w:spacing w:after="120"/>
        <w:jc w:val="both"/>
        <w:rPr>
          <w:rFonts w:ascii="Arial" w:hAnsi="Arial" w:cs="Arial"/>
          <w:lang w:val="it-IT"/>
        </w:rPr>
      </w:pPr>
      <w:r w:rsidRPr="004525F1">
        <w:rPr>
          <w:rFonts w:ascii="Arial" w:hAnsi="Arial" w:cs="Arial"/>
          <w:lang w:val="it-IT"/>
        </w:rPr>
        <w:t xml:space="preserve">L’immagine ottimale per un’acquisizione ISM è </w:t>
      </w:r>
      <w:r w:rsidR="00775900" w:rsidRPr="004525F1">
        <w:rPr>
          <w:rFonts w:ascii="Arial" w:hAnsi="Arial" w:cs="Arial"/>
          <w:lang w:val="it-IT"/>
        </w:rPr>
        <w:t xml:space="preserve">acquisita su </w:t>
      </w:r>
      <w:r w:rsidRPr="004525F1">
        <w:rPr>
          <w:rFonts w:ascii="Arial" w:hAnsi="Arial" w:cs="Arial"/>
          <w:lang w:val="it-IT"/>
        </w:rPr>
        <w:t>un</w:t>
      </w:r>
      <w:r w:rsidR="00775900" w:rsidRPr="004525F1">
        <w:rPr>
          <w:rFonts w:ascii="Arial" w:hAnsi="Arial" w:cs="Arial"/>
          <w:lang w:val="it-IT"/>
        </w:rPr>
        <w:t xml:space="preserve">a regione </w:t>
      </w:r>
      <w:r w:rsidRPr="004525F1">
        <w:rPr>
          <w:rFonts w:ascii="Arial" w:hAnsi="Arial" w:cs="Arial"/>
          <w:lang w:val="it-IT"/>
        </w:rPr>
        <w:t xml:space="preserve">contenente pochi quantum dots ben separati, </w:t>
      </w:r>
      <w:r w:rsidR="00775900" w:rsidRPr="004525F1">
        <w:rPr>
          <w:rFonts w:ascii="Arial" w:hAnsi="Arial" w:cs="Arial"/>
          <w:lang w:val="it-IT"/>
        </w:rPr>
        <w:t>non</w:t>
      </w:r>
      <w:r w:rsidRPr="004525F1">
        <w:rPr>
          <w:rFonts w:ascii="Arial" w:hAnsi="Arial" w:cs="Arial"/>
          <w:lang w:val="it-IT"/>
        </w:rPr>
        <w:t xml:space="preserve"> aggregati e con un’elevata intensità d</w:t>
      </w:r>
      <w:r w:rsidR="00775900" w:rsidRPr="004525F1">
        <w:rPr>
          <w:rFonts w:ascii="Arial" w:hAnsi="Arial" w:cs="Arial"/>
          <w:lang w:val="it-IT"/>
        </w:rPr>
        <w:t>el</w:t>
      </w:r>
      <w:r w:rsidRPr="004525F1">
        <w:rPr>
          <w:rFonts w:ascii="Arial" w:hAnsi="Arial" w:cs="Arial"/>
          <w:lang w:val="it-IT"/>
        </w:rPr>
        <w:t xml:space="preserve"> segnale. </w:t>
      </w:r>
      <w:r w:rsidR="001F78F1" w:rsidRPr="004525F1">
        <w:rPr>
          <w:rFonts w:ascii="Arial" w:hAnsi="Arial" w:cs="Arial"/>
          <w:lang w:val="it-IT"/>
        </w:rPr>
        <w:t xml:space="preserve">I QD vengono </w:t>
      </w:r>
      <w:r w:rsidR="001F78F1" w:rsidRPr="004525F1">
        <w:rPr>
          <w:rFonts w:ascii="Arial" w:hAnsi="Arial" w:cs="Arial"/>
          <w:i/>
          <w:iCs/>
          <w:lang w:val="it-IT"/>
        </w:rPr>
        <w:t>spin-</w:t>
      </w:r>
      <w:proofErr w:type="spellStart"/>
      <w:r w:rsidR="001F78F1" w:rsidRPr="004525F1">
        <w:rPr>
          <w:rFonts w:ascii="Arial" w:hAnsi="Arial" w:cs="Arial"/>
          <w:i/>
          <w:iCs/>
          <w:lang w:val="it-IT"/>
        </w:rPr>
        <w:t>casted</w:t>
      </w:r>
      <w:proofErr w:type="spellEnd"/>
      <w:r w:rsidR="001F78F1" w:rsidRPr="004525F1">
        <w:rPr>
          <w:rFonts w:ascii="Arial" w:hAnsi="Arial" w:cs="Arial"/>
          <w:i/>
          <w:iCs/>
          <w:lang w:val="it-IT"/>
        </w:rPr>
        <w:t xml:space="preserve"> </w:t>
      </w:r>
      <w:r w:rsidR="001F78F1" w:rsidRPr="004525F1">
        <w:rPr>
          <w:rFonts w:ascii="Arial" w:hAnsi="Arial" w:cs="Arial"/>
          <w:lang w:val="it-IT"/>
        </w:rPr>
        <w:t xml:space="preserve">su un vetrino </w:t>
      </w:r>
      <w:proofErr w:type="spellStart"/>
      <w:r w:rsidR="001F78F1" w:rsidRPr="004525F1">
        <w:rPr>
          <w:rFonts w:ascii="Arial" w:hAnsi="Arial" w:cs="Arial"/>
          <w:lang w:val="it-IT"/>
        </w:rPr>
        <w:t>coprioggetto</w:t>
      </w:r>
      <w:proofErr w:type="spellEnd"/>
      <w:r w:rsidR="001F78F1" w:rsidRPr="004525F1">
        <w:rPr>
          <w:rFonts w:ascii="Arial" w:hAnsi="Arial" w:cs="Arial"/>
          <w:lang w:val="it-IT"/>
        </w:rPr>
        <w:t xml:space="preserve"> alla </w:t>
      </w:r>
      <w:r w:rsidRPr="004525F1">
        <w:rPr>
          <w:rFonts w:ascii="Arial" w:hAnsi="Arial" w:cs="Arial"/>
          <w:lang w:val="it-IT"/>
        </w:rPr>
        <w:t xml:space="preserve">densità </w:t>
      </w:r>
      <w:r w:rsidR="001F78F1" w:rsidRPr="004525F1">
        <w:rPr>
          <w:rFonts w:ascii="Arial" w:hAnsi="Arial" w:cs="Arial"/>
          <w:lang w:val="it-IT"/>
        </w:rPr>
        <w:t xml:space="preserve">desiderata </w:t>
      </w:r>
      <w:r w:rsidRPr="004525F1">
        <w:rPr>
          <w:rFonts w:ascii="Arial" w:hAnsi="Arial" w:cs="Arial"/>
          <w:lang w:val="it-IT"/>
        </w:rPr>
        <w:t xml:space="preserve">variando la concentrazione, mentre più complessa è la regolazione dell’intensità del segnale. </w:t>
      </w:r>
      <w:r w:rsidR="001F78F1" w:rsidRPr="004525F1">
        <w:rPr>
          <w:rFonts w:ascii="Arial" w:hAnsi="Arial" w:cs="Arial"/>
          <w:lang w:val="it-IT"/>
        </w:rPr>
        <w:t xml:space="preserve">Aumentare </w:t>
      </w:r>
      <w:r w:rsidR="008F566B" w:rsidRPr="004525F1">
        <w:rPr>
          <w:rFonts w:ascii="Arial" w:hAnsi="Arial" w:cs="Arial"/>
          <w:lang w:val="it-IT"/>
        </w:rPr>
        <w:t xml:space="preserve">la potenza del laser permette di aumentare l’intensità, ma al prezzo di un maggiore </w:t>
      </w:r>
      <w:proofErr w:type="spellStart"/>
      <w:r w:rsidR="008F566B" w:rsidRPr="004525F1">
        <w:rPr>
          <w:rFonts w:ascii="Arial" w:hAnsi="Arial" w:cs="Arial"/>
          <w:i/>
          <w:iCs/>
          <w:lang w:val="it-IT"/>
        </w:rPr>
        <w:t>photobleaching</w:t>
      </w:r>
      <w:proofErr w:type="spellEnd"/>
      <w:r w:rsidR="008F566B" w:rsidRPr="004525F1">
        <w:rPr>
          <w:rFonts w:ascii="Arial" w:hAnsi="Arial" w:cs="Arial"/>
          <w:lang w:val="it-IT"/>
        </w:rPr>
        <w:t xml:space="preserve">. La riduzione del tempo di scansione per pixel limita il </w:t>
      </w:r>
      <w:proofErr w:type="spellStart"/>
      <w:r w:rsidR="008F566B" w:rsidRPr="004525F1">
        <w:rPr>
          <w:rFonts w:ascii="Arial" w:hAnsi="Arial" w:cs="Arial"/>
          <w:lang w:val="it-IT"/>
        </w:rPr>
        <w:t>photobleaching</w:t>
      </w:r>
      <w:proofErr w:type="spellEnd"/>
      <w:r w:rsidR="008F566B" w:rsidRPr="004525F1">
        <w:rPr>
          <w:rFonts w:ascii="Arial" w:hAnsi="Arial" w:cs="Arial"/>
          <w:lang w:val="it-IT"/>
        </w:rPr>
        <w:t xml:space="preserve">, ma </w:t>
      </w:r>
      <w:r w:rsidR="001F78F1" w:rsidRPr="004525F1">
        <w:rPr>
          <w:rFonts w:ascii="Arial" w:hAnsi="Arial" w:cs="Arial"/>
          <w:lang w:val="it-IT"/>
        </w:rPr>
        <w:t>riduce il</w:t>
      </w:r>
      <w:r w:rsidR="008F566B" w:rsidRPr="004525F1">
        <w:rPr>
          <w:rFonts w:ascii="Arial" w:hAnsi="Arial" w:cs="Arial"/>
          <w:lang w:val="it-IT"/>
        </w:rPr>
        <w:t xml:space="preserve"> numero </w:t>
      </w:r>
      <w:r w:rsidR="001F78F1" w:rsidRPr="004525F1">
        <w:rPr>
          <w:rFonts w:ascii="Arial" w:hAnsi="Arial" w:cs="Arial"/>
          <w:lang w:val="it-IT"/>
        </w:rPr>
        <w:t>di conteggi per pixel.</w:t>
      </w:r>
      <w:r w:rsidR="008F566B" w:rsidRPr="004525F1">
        <w:rPr>
          <w:rFonts w:ascii="Arial" w:hAnsi="Arial" w:cs="Arial"/>
          <w:lang w:val="it-IT"/>
        </w:rPr>
        <w:t xml:space="preserve"> </w:t>
      </w:r>
      <w:r w:rsidR="008820B0" w:rsidRPr="004525F1">
        <w:rPr>
          <w:rFonts w:ascii="Arial" w:hAnsi="Arial" w:cs="Arial"/>
          <w:lang w:val="it-IT"/>
        </w:rPr>
        <w:t>Le migliori i</w:t>
      </w:r>
      <w:r w:rsidR="008F566B" w:rsidRPr="004525F1">
        <w:rPr>
          <w:rFonts w:ascii="Arial" w:hAnsi="Arial" w:cs="Arial"/>
          <w:lang w:val="it-IT"/>
        </w:rPr>
        <w:t xml:space="preserve">mmagini ISM sono state raccolte con </w:t>
      </w:r>
      <w:r w:rsidRPr="004525F1">
        <w:rPr>
          <w:rFonts w:ascii="Arial" w:hAnsi="Arial" w:cs="Arial"/>
          <w:lang w:val="it-IT"/>
        </w:rPr>
        <w:t>potenza del laser di 37</w:t>
      </w:r>
      <w:ins w:id="30" w:author="margaux.bouzin@unimib.it" w:date="2025-10-05T18:15:00Z" w16du:dateUtc="2025-10-05T16:15:00Z">
        <w:r w:rsidR="008F566B" w:rsidRPr="004525F1">
          <w:rPr>
            <w:rFonts w:ascii="Arial" w:hAnsi="Arial" w:cs="Arial"/>
            <w:lang w:val="it-IT"/>
          </w:rPr>
          <w:t xml:space="preserve"> </w:t>
        </w:r>
      </w:ins>
      <w:proofErr w:type="spellStart"/>
      <w:r w:rsidRPr="004525F1">
        <w:rPr>
          <w:rFonts w:ascii="Arial" w:hAnsi="Arial" w:cs="Arial"/>
          <w:lang w:val="it-IT"/>
        </w:rPr>
        <w:t>mW</w:t>
      </w:r>
      <w:proofErr w:type="spellEnd"/>
      <w:r w:rsidRPr="004525F1">
        <w:rPr>
          <w:rFonts w:ascii="Arial" w:hAnsi="Arial" w:cs="Arial"/>
          <w:lang w:val="it-IT"/>
        </w:rPr>
        <w:t xml:space="preserve">, </w:t>
      </w:r>
      <w:r w:rsidRPr="004525F1">
        <w:rPr>
          <w:rFonts w:ascii="Arial" w:hAnsi="Arial" w:cs="Arial"/>
          <w:i/>
          <w:iCs/>
          <w:lang w:val="it-IT"/>
        </w:rPr>
        <w:t xml:space="preserve">field of </w:t>
      </w:r>
      <w:proofErr w:type="spellStart"/>
      <w:r w:rsidRPr="004525F1">
        <w:rPr>
          <w:rFonts w:ascii="Arial" w:hAnsi="Arial" w:cs="Arial"/>
          <w:i/>
          <w:iCs/>
          <w:lang w:val="it-IT"/>
        </w:rPr>
        <w:t>view</w:t>
      </w:r>
      <w:proofErr w:type="spellEnd"/>
      <w:r w:rsidRPr="004525F1">
        <w:rPr>
          <w:rFonts w:ascii="Arial" w:hAnsi="Arial" w:cs="Arial"/>
          <w:i/>
          <w:iCs/>
          <w:lang w:val="it-IT"/>
        </w:rPr>
        <w:t xml:space="preserve"> </w:t>
      </w:r>
      <w:r w:rsidRPr="004525F1">
        <w:rPr>
          <w:rFonts w:ascii="Arial" w:hAnsi="Arial" w:cs="Arial"/>
          <w:lang w:val="it-IT"/>
        </w:rPr>
        <w:t>di 5</w:t>
      </w:r>
      <w:ins w:id="31" w:author="margaux.bouzin@unimib.it" w:date="2025-10-05T18:15:00Z" w16du:dateUtc="2025-10-05T16:15:00Z">
        <w:r w:rsidR="008F566B" w:rsidRPr="004525F1">
          <w:rPr>
            <w:rFonts w:ascii="Arial" w:hAnsi="Arial" w:cs="Arial"/>
            <w:lang w:val="it-IT"/>
          </w:rPr>
          <w:t xml:space="preserve"> </w:t>
        </w:r>
      </w:ins>
      <w:r w:rsidRPr="004525F1">
        <w:rPr>
          <w:rFonts w:ascii="Arial" w:hAnsi="Arial" w:cs="Arial"/>
          <w:lang w:val="it-IT"/>
        </w:rPr>
        <w:t xml:space="preserve">µm, </w:t>
      </w:r>
      <w:r w:rsidR="008F566B" w:rsidRPr="004525F1">
        <w:rPr>
          <w:rFonts w:ascii="Arial" w:hAnsi="Arial" w:cs="Arial"/>
          <w:lang w:val="it-IT"/>
        </w:rPr>
        <w:t xml:space="preserve">formato di </w:t>
      </w:r>
      <w:r w:rsidRPr="004525F1">
        <w:rPr>
          <w:rFonts w:ascii="Arial" w:hAnsi="Arial" w:cs="Arial"/>
          <w:lang w:val="it-IT"/>
        </w:rPr>
        <w:t>64</w:t>
      </w:r>
      <w:r w:rsidR="003B5496" w:rsidRPr="004525F1">
        <w:rPr>
          <w:rFonts w:ascii="Arial" w:hAnsi="Arial" w:cs="Arial"/>
          <w:lang w:val="it-IT"/>
        </w:rPr>
        <w:t>×</w:t>
      </w:r>
      <w:r w:rsidRPr="004525F1">
        <w:rPr>
          <w:rFonts w:ascii="Arial" w:hAnsi="Arial" w:cs="Arial"/>
          <w:lang w:val="it-IT"/>
        </w:rPr>
        <w:t>64 p</w:t>
      </w:r>
      <w:r w:rsidR="008F566B" w:rsidRPr="004525F1">
        <w:rPr>
          <w:rFonts w:ascii="Arial" w:hAnsi="Arial" w:cs="Arial"/>
          <w:lang w:val="it-IT"/>
        </w:rPr>
        <w:t>i</w:t>
      </w:r>
      <w:r w:rsidRPr="004525F1">
        <w:rPr>
          <w:rFonts w:ascii="Arial" w:hAnsi="Arial" w:cs="Arial"/>
          <w:lang w:val="it-IT"/>
        </w:rPr>
        <w:t>x</w:t>
      </w:r>
      <w:r w:rsidR="008F566B" w:rsidRPr="004525F1">
        <w:rPr>
          <w:rFonts w:ascii="Arial" w:hAnsi="Arial" w:cs="Arial"/>
          <w:lang w:val="it-IT"/>
        </w:rPr>
        <w:t>el</w:t>
      </w:r>
      <w:r w:rsidRPr="004525F1">
        <w:rPr>
          <w:rFonts w:ascii="Arial" w:hAnsi="Arial" w:cs="Arial"/>
          <w:lang w:val="it-IT"/>
        </w:rPr>
        <w:t xml:space="preserve">, </w:t>
      </w:r>
      <w:r w:rsidR="00017CD0" w:rsidRPr="004525F1">
        <w:rPr>
          <w:rFonts w:ascii="Arial" w:hAnsi="Arial" w:cs="Arial"/>
          <w:lang w:val="it-IT"/>
        </w:rPr>
        <w:t>tempo di</w:t>
      </w:r>
      <w:r w:rsidR="008F566B" w:rsidRPr="004525F1">
        <w:rPr>
          <w:rFonts w:ascii="Arial" w:hAnsi="Arial" w:cs="Arial"/>
          <w:lang w:val="it-IT"/>
        </w:rPr>
        <w:t xml:space="preserve"> residenza di</w:t>
      </w:r>
      <w:r w:rsidRPr="004525F1">
        <w:rPr>
          <w:rFonts w:ascii="Arial" w:hAnsi="Arial" w:cs="Arial"/>
          <w:lang w:val="it-IT"/>
        </w:rPr>
        <w:t xml:space="preserve"> 5</w:t>
      </w:r>
      <w:ins w:id="32" w:author="margaux.bouzin@unimib.it" w:date="2025-10-05T18:15:00Z" w16du:dateUtc="2025-10-05T16:15:00Z">
        <w:r w:rsidR="008F566B" w:rsidRPr="004525F1">
          <w:rPr>
            <w:rFonts w:ascii="Arial" w:hAnsi="Arial" w:cs="Arial"/>
            <w:lang w:val="it-IT"/>
          </w:rPr>
          <w:t xml:space="preserve"> </w:t>
        </w:r>
      </w:ins>
      <w:proofErr w:type="spellStart"/>
      <w:r w:rsidRPr="004525F1">
        <w:rPr>
          <w:rFonts w:ascii="Arial" w:hAnsi="Arial" w:cs="Arial"/>
          <w:lang w:val="it-IT"/>
        </w:rPr>
        <w:t>ms</w:t>
      </w:r>
      <w:proofErr w:type="spellEnd"/>
      <w:r w:rsidRPr="004525F1">
        <w:rPr>
          <w:rFonts w:ascii="Arial" w:hAnsi="Arial" w:cs="Arial"/>
          <w:lang w:val="it-IT"/>
        </w:rPr>
        <w:t xml:space="preserve"> per pixel</w:t>
      </w:r>
      <w:r w:rsidR="008F566B" w:rsidRPr="004525F1">
        <w:rPr>
          <w:rFonts w:ascii="Arial" w:hAnsi="Arial" w:cs="Arial"/>
          <w:lang w:val="it-IT"/>
        </w:rPr>
        <w:t xml:space="preserve"> e una media su 100 ripetizioni</w:t>
      </w:r>
      <w:r w:rsidRPr="004525F1">
        <w:rPr>
          <w:rFonts w:ascii="Arial" w:hAnsi="Arial" w:cs="Arial"/>
          <w:lang w:val="it-IT"/>
        </w:rPr>
        <w:t>.</w:t>
      </w:r>
      <w:r w:rsidR="00017CD0" w:rsidRPr="004525F1">
        <w:rPr>
          <w:rFonts w:ascii="Arial" w:hAnsi="Arial" w:cs="Arial"/>
          <w:lang w:val="it-IT"/>
        </w:rPr>
        <w:t xml:space="preserve"> </w:t>
      </w:r>
      <w:r w:rsidR="008F566B" w:rsidRPr="004525F1">
        <w:rPr>
          <w:rFonts w:ascii="Arial" w:hAnsi="Arial" w:cs="Arial"/>
          <w:lang w:val="it-IT"/>
        </w:rPr>
        <w:t>L’analisi è stata effettuata sull’intero rivelatore SPAD (configurazione D7), ma anche su sotto-elementi</w:t>
      </w:r>
      <w:r w:rsidR="001F78F1" w:rsidRPr="004525F1">
        <w:rPr>
          <w:rFonts w:ascii="Arial" w:hAnsi="Arial" w:cs="Arial"/>
          <w:lang w:val="it-IT"/>
        </w:rPr>
        <w:t xml:space="preserve">: </w:t>
      </w:r>
      <w:r w:rsidR="008F566B" w:rsidRPr="004525F1">
        <w:rPr>
          <w:rFonts w:ascii="Arial" w:hAnsi="Arial" w:cs="Arial"/>
          <w:lang w:val="it-IT"/>
        </w:rPr>
        <w:t>D5 (matrice 5x5), D3 (matrice 3</w:t>
      </w:r>
      <w:r w:rsidR="007B4041" w:rsidRPr="004525F1">
        <w:rPr>
          <w:rFonts w:ascii="Arial" w:hAnsi="Arial" w:cs="Arial"/>
          <w:lang w:val="it-IT"/>
        </w:rPr>
        <w:t>×</w:t>
      </w:r>
      <w:r w:rsidR="008F566B" w:rsidRPr="004525F1">
        <w:rPr>
          <w:rFonts w:ascii="Arial" w:hAnsi="Arial" w:cs="Arial"/>
          <w:lang w:val="it-IT"/>
        </w:rPr>
        <w:t>3), D1 (croce centrale di 5 elementi) e D0 (solo SPAD centrale). Il confronto della risoluzione misurata su 10 Q</w:t>
      </w:r>
      <w:r w:rsidR="00B54D1D" w:rsidRPr="004525F1">
        <w:rPr>
          <w:rFonts w:ascii="Arial" w:hAnsi="Arial" w:cs="Arial"/>
          <w:lang w:val="it-IT"/>
        </w:rPr>
        <w:t>D</w:t>
      </w:r>
      <w:r w:rsidR="008F566B" w:rsidRPr="004525F1">
        <w:rPr>
          <w:rFonts w:ascii="Arial" w:hAnsi="Arial" w:cs="Arial"/>
          <w:lang w:val="it-IT"/>
        </w:rPr>
        <w:t xml:space="preserve"> in configurazione </w:t>
      </w:r>
      <w:r w:rsidR="00BC7AC7" w:rsidRPr="004525F1">
        <w:rPr>
          <w:rFonts w:ascii="Arial" w:hAnsi="Arial" w:cs="Arial"/>
          <w:lang w:val="it-IT"/>
        </w:rPr>
        <w:t>confocale (somma diretta</w:t>
      </w:r>
      <w:r w:rsidR="008F566B" w:rsidRPr="004525F1">
        <w:rPr>
          <w:rFonts w:ascii="Arial" w:hAnsi="Arial" w:cs="Arial"/>
          <w:lang w:val="it-IT"/>
        </w:rPr>
        <w:t xml:space="preserve"> delle </w:t>
      </w:r>
      <w:del w:id="33" w:author="g.carminati17@campus.unimib.it" w:date="2025-10-06T10:01:00Z" w16du:dateUtc="2025-10-06T08:01:00Z">
        <w:r w:rsidR="008F566B" w:rsidRPr="004525F1" w:rsidDel="00BD72D6">
          <w:rPr>
            <w:rFonts w:ascii="Arial" w:hAnsi="Arial" w:cs="Arial"/>
            <w:lang w:val="it-IT"/>
          </w:rPr>
          <w:delText>n</w:delText>
        </w:r>
      </w:del>
      <w:ins w:id="34" w:author="g.carminati17@campus.unimib.it" w:date="2025-10-06T10:01:00Z" w16du:dateUtc="2025-10-06T08:01:00Z">
        <w:r w:rsidR="00BD72D6" w:rsidRPr="004525F1">
          <w:rPr>
            <w:rFonts w:ascii="Arial" w:hAnsi="Arial" w:cs="Arial"/>
            <w:lang w:val="it-IT"/>
          </w:rPr>
          <w:t>N×</w:t>
        </w:r>
      </w:ins>
      <w:del w:id="35" w:author="g.carminati17@campus.unimib.it" w:date="2025-10-06T10:01:00Z" w16du:dateUtc="2025-10-06T08:01:00Z">
        <w:r w:rsidR="008F566B" w:rsidRPr="004525F1" w:rsidDel="00BD72D6">
          <w:rPr>
            <w:rFonts w:ascii="Arial" w:hAnsi="Arial" w:cs="Arial"/>
            <w:lang w:val="it-IT"/>
          </w:rPr>
          <w:delText>x</w:delText>
        </w:r>
      </w:del>
      <w:ins w:id="36" w:author="g.carminati17@campus.unimib.it" w:date="2025-10-06T10:01:00Z" w16du:dateUtc="2025-10-06T08:01:00Z">
        <w:r w:rsidR="00BD72D6" w:rsidRPr="004525F1">
          <w:rPr>
            <w:rFonts w:ascii="Arial" w:hAnsi="Arial" w:cs="Arial"/>
            <w:lang w:val="it-IT"/>
          </w:rPr>
          <w:t>N</w:t>
        </w:r>
      </w:ins>
      <w:del w:id="37" w:author="g.carminati17@campus.unimib.it" w:date="2025-10-06T10:01:00Z" w16du:dateUtc="2025-10-06T08:01:00Z">
        <w:r w:rsidR="008F566B" w:rsidRPr="004525F1" w:rsidDel="00BD72D6">
          <w:rPr>
            <w:rFonts w:ascii="Arial" w:hAnsi="Arial" w:cs="Arial"/>
            <w:lang w:val="it-IT"/>
          </w:rPr>
          <w:delText>n</w:delText>
        </w:r>
      </w:del>
      <w:r w:rsidR="008F566B" w:rsidRPr="004525F1">
        <w:rPr>
          <w:rFonts w:ascii="Arial" w:hAnsi="Arial" w:cs="Arial"/>
          <w:lang w:val="it-IT"/>
        </w:rPr>
        <w:t xml:space="preserve"> immagini</w:t>
      </w:r>
      <w:r w:rsidR="00BC7AC7" w:rsidRPr="004525F1">
        <w:rPr>
          <w:rFonts w:ascii="Arial" w:hAnsi="Arial" w:cs="Arial"/>
          <w:lang w:val="it-IT"/>
        </w:rPr>
        <w:t>) e ISM (somma con shift determinati con APR) per D1,</w:t>
      </w:r>
      <w:r w:rsidR="007F06FC" w:rsidRPr="004525F1">
        <w:rPr>
          <w:rFonts w:ascii="Arial" w:hAnsi="Arial" w:cs="Arial"/>
          <w:lang w:val="it-IT"/>
        </w:rPr>
        <w:t xml:space="preserve"> </w:t>
      </w:r>
      <w:r w:rsidR="00BC7AC7" w:rsidRPr="004525F1">
        <w:rPr>
          <w:rFonts w:ascii="Arial" w:hAnsi="Arial" w:cs="Arial"/>
          <w:lang w:val="it-IT"/>
        </w:rPr>
        <w:t>D3,</w:t>
      </w:r>
      <w:r w:rsidR="007F06FC" w:rsidRPr="004525F1">
        <w:rPr>
          <w:rFonts w:ascii="Arial" w:hAnsi="Arial" w:cs="Arial"/>
          <w:lang w:val="it-IT"/>
        </w:rPr>
        <w:t xml:space="preserve"> </w:t>
      </w:r>
      <w:r w:rsidR="00BC7AC7" w:rsidRPr="004525F1">
        <w:rPr>
          <w:rFonts w:ascii="Arial" w:hAnsi="Arial" w:cs="Arial"/>
          <w:lang w:val="it-IT"/>
        </w:rPr>
        <w:t>D5,</w:t>
      </w:r>
      <w:r w:rsidR="007F06FC" w:rsidRPr="004525F1">
        <w:rPr>
          <w:rFonts w:ascii="Arial" w:hAnsi="Arial" w:cs="Arial"/>
          <w:lang w:val="it-IT"/>
        </w:rPr>
        <w:t xml:space="preserve"> </w:t>
      </w:r>
      <w:r w:rsidR="00BC7AC7" w:rsidRPr="004525F1">
        <w:rPr>
          <w:rFonts w:ascii="Arial" w:hAnsi="Arial" w:cs="Arial"/>
          <w:lang w:val="it-IT"/>
        </w:rPr>
        <w:t xml:space="preserve">D7 </w:t>
      </w:r>
      <w:r w:rsidR="008F566B" w:rsidRPr="004525F1">
        <w:rPr>
          <w:rFonts w:ascii="Arial" w:hAnsi="Arial" w:cs="Arial"/>
          <w:lang w:val="it-IT"/>
        </w:rPr>
        <w:t xml:space="preserve">ha fornito </w:t>
      </w:r>
      <w:r w:rsidR="00BC7AC7" w:rsidRPr="004525F1">
        <w:rPr>
          <w:rFonts w:ascii="Arial" w:hAnsi="Arial" w:cs="Arial"/>
          <w:lang w:val="it-IT"/>
        </w:rPr>
        <w:t>rispett</w:t>
      </w:r>
      <w:r w:rsidR="007F06FC" w:rsidRPr="004525F1">
        <w:rPr>
          <w:rFonts w:ascii="Arial" w:hAnsi="Arial" w:cs="Arial"/>
          <w:lang w:val="it-IT"/>
        </w:rPr>
        <w:t>iv</w:t>
      </w:r>
      <w:r w:rsidR="00BC7AC7" w:rsidRPr="004525F1">
        <w:rPr>
          <w:rFonts w:ascii="Arial" w:hAnsi="Arial" w:cs="Arial"/>
          <w:lang w:val="it-IT"/>
        </w:rPr>
        <w:t>amente guadagni</w:t>
      </w:r>
      <w:r w:rsidR="008F566B" w:rsidRPr="004525F1">
        <w:rPr>
          <w:rFonts w:ascii="Arial" w:hAnsi="Arial" w:cs="Arial"/>
          <w:lang w:val="it-IT"/>
        </w:rPr>
        <w:t xml:space="preserve"> di</w:t>
      </w:r>
      <w:r w:rsidR="00BC7AC7" w:rsidRPr="004525F1">
        <w:rPr>
          <w:rFonts w:ascii="Arial" w:hAnsi="Arial" w:cs="Arial"/>
          <w:lang w:val="it-IT"/>
        </w:rPr>
        <w:t xml:space="preserve"> 1.28 ± 0.03, 1.35 ± 0.07, 1.24 ± 0.06,</w:t>
      </w:r>
      <w:ins w:id="38" w:author="margaux.bouzin@unimib.it" w:date="2025-10-06T11:40:00Z" w16du:dateUtc="2025-10-06T09:40:00Z">
        <w:r w:rsidR="0059575F" w:rsidRPr="004525F1">
          <w:rPr>
            <w:rFonts w:ascii="Arial" w:hAnsi="Arial" w:cs="Arial"/>
            <w:lang w:val="it-IT"/>
          </w:rPr>
          <w:t xml:space="preserve"> </w:t>
        </w:r>
      </w:ins>
      <w:r w:rsidR="00BC7AC7" w:rsidRPr="004525F1">
        <w:rPr>
          <w:rFonts w:ascii="Arial" w:hAnsi="Arial" w:cs="Arial"/>
          <w:lang w:val="it-IT"/>
        </w:rPr>
        <w:t>1.23 ± 0.05</w:t>
      </w:r>
      <w:r w:rsidR="008F566B" w:rsidRPr="004525F1">
        <w:rPr>
          <w:rFonts w:ascii="Arial" w:hAnsi="Arial" w:cs="Arial"/>
          <w:lang w:val="it-IT"/>
        </w:rPr>
        <w:t>, con risoluzioni</w:t>
      </w:r>
      <w:r w:rsidR="00BC7AC7" w:rsidRPr="004525F1">
        <w:rPr>
          <w:rFonts w:ascii="Arial" w:hAnsi="Arial" w:cs="Arial"/>
          <w:lang w:val="it-IT"/>
        </w:rPr>
        <w:t xml:space="preserve"> </w:t>
      </w:r>
      <w:r w:rsidR="008D4547" w:rsidRPr="004525F1">
        <w:rPr>
          <w:rFonts w:ascii="Arial" w:hAnsi="Arial" w:cs="Arial"/>
          <w:lang w:val="it-IT"/>
        </w:rPr>
        <w:t xml:space="preserve">per l’ISM </w:t>
      </w:r>
      <w:r w:rsidR="008F566B" w:rsidRPr="004525F1">
        <w:rPr>
          <w:rFonts w:ascii="Arial" w:hAnsi="Arial" w:cs="Arial"/>
          <w:lang w:val="it-IT"/>
        </w:rPr>
        <w:t xml:space="preserve">pari a </w:t>
      </w:r>
      <w:r w:rsidR="008D4547" w:rsidRPr="004525F1">
        <w:rPr>
          <w:rFonts w:ascii="Arial" w:hAnsi="Arial" w:cs="Arial"/>
          <w:lang w:val="it-IT"/>
        </w:rPr>
        <w:t>25</w:t>
      </w:r>
      <w:r w:rsidR="007B4041" w:rsidRPr="004525F1">
        <w:rPr>
          <w:rFonts w:ascii="Arial" w:hAnsi="Arial" w:cs="Arial"/>
          <w:lang w:val="it-IT"/>
        </w:rPr>
        <w:t>5±8</w:t>
      </w:r>
      <w:ins w:id="39" w:author="margaux.bouzin@unimib.it" w:date="2025-10-05T18:20:00Z" w16du:dateUtc="2025-10-05T16:20:00Z">
        <w:r w:rsidR="008F566B" w:rsidRPr="004525F1">
          <w:rPr>
            <w:rFonts w:ascii="Arial" w:hAnsi="Arial" w:cs="Arial"/>
            <w:lang w:val="it-IT"/>
          </w:rPr>
          <w:t xml:space="preserve"> </w:t>
        </w:r>
      </w:ins>
      <w:r w:rsidR="008D4547" w:rsidRPr="004525F1">
        <w:rPr>
          <w:rFonts w:ascii="Arial" w:hAnsi="Arial" w:cs="Arial"/>
          <w:lang w:val="it-IT"/>
        </w:rPr>
        <w:t>nm, 26</w:t>
      </w:r>
      <w:r w:rsidR="007B4041" w:rsidRPr="004525F1">
        <w:rPr>
          <w:rFonts w:ascii="Arial" w:hAnsi="Arial" w:cs="Arial"/>
          <w:lang w:val="it-IT"/>
        </w:rPr>
        <w:t>4±7</w:t>
      </w:r>
      <w:ins w:id="40" w:author="margaux.bouzin@unimib.it" w:date="2025-10-05T18:20:00Z" w16du:dateUtc="2025-10-05T16:20:00Z">
        <w:r w:rsidR="008F566B" w:rsidRPr="004525F1">
          <w:rPr>
            <w:rFonts w:ascii="Arial" w:hAnsi="Arial" w:cs="Arial"/>
            <w:lang w:val="it-IT"/>
          </w:rPr>
          <w:t xml:space="preserve"> </w:t>
        </w:r>
      </w:ins>
      <w:r w:rsidR="008D4547" w:rsidRPr="004525F1">
        <w:rPr>
          <w:rFonts w:ascii="Arial" w:hAnsi="Arial" w:cs="Arial"/>
          <w:lang w:val="it-IT"/>
        </w:rPr>
        <w:t>nm, 2</w:t>
      </w:r>
      <w:r w:rsidR="007B4041" w:rsidRPr="004525F1">
        <w:rPr>
          <w:rFonts w:ascii="Arial" w:hAnsi="Arial" w:cs="Arial"/>
          <w:lang w:val="it-IT"/>
        </w:rPr>
        <w:t>90±8</w:t>
      </w:r>
      <w:ins w:id="41" w:author="margaux.bouzin@unimib.it" w:date="2025-10-05T18:20:00Z" w16du:dateUtc="2025-10-05T16:20:00Z">
        <w:r w:rsidR="008F566B" w:rsidRPr="004525F1">
          <w:rPr>
            <w:rFonts w:ascii="Arial" w:hAnsi="Arial" w:cs="Arial"/>
            <w:lang w:val="it-IT"/>
          </w:rPr>
          <w:t xml:space="preserve"> </w:t>
        </w:r>
      </w:ins>
      <w:r w:rsidR="008D4547" w:rsidRPr="004525F1">
        <w:rPr>
          <w:rFonts w:ascii="Arial" w:hAnsi="Arial" w:cs="Arial"/>
          <w:lang w:val="it-IT"/>
        </w:rPr>
        <w:t xml:space="preserve">nm e </w:t>
      </w:r>
      <w:r w:rsidR="007B4041" w:rsidRPr="004525F1">
        <w:rPr>
          <w:rFonts w:ascii="Arial" w:hAnsi="Arial" w:cs="Arial"/>
          <w:lang w:val="it-IT"/>
        </w:rPr>
        <w:t>303±7</w:t>
      </w:r>
      <w:ins w:id="42" w:author="margaux.bouzin@unimib.it" w:date="2025-10-05T18:20:00Z" w16du:dateUtc="2025-10-05T16:20:00Z">
        <w:r w:rsidR="008F566B" w:rsidRPr="004525F1">
          <w:rPr>
            <w:rFonts w:ascii="Arial" w:hAnsi="Arial" w:cs="Arial"/>
            <w:lang w:val="it-IT"/>
          </w:rPr>
          <w:t xml:space="preserve"> </w:t>
        </w:r>
      </w:ins>
      <w:r w:rsidR="008D4547" w:rsidRPr="004525F1">
        <w:rPr>
          <w:rFonts w:ascii="Arial" w:hAnsi="Arial" w:cs="Arial"/>
          <w:lang w:val="it-IT"/>
        </w:rPr>
        <w:t xml:space="preserve">nm. </w:t>
      </w:r>
      <w:r w:rsidR="00BC7AC7" w:rsidRPr="004525F1">
        <w:rPr>
          <w:rFonts w:ascii="Arial" w:hAnsi="Arial" w:cs="Arial"/>
          <w:lang w:val="it-IT"/>
        </w:rPr>
        <w:t>I valori</w:t>
      </w:r>
      <w:r w:rsidR="008D4547" w:rsidRPr="004525F1">
        <w:rPr>
          <w:rFonts w:ascii="Arial" w:hAnsi="Arial" w:cs="Arial"/>
          <w:lang w:val="it-IT"/>
        </w:rPr>
        <w:t xml:space="preserve"> dei guadagni</w:t>
      </w:r>
      <w:r w:rsidR="00BC7AC7" w:rsidRPr="004525F1">
        <w:rPr>
          <w:rFonts w:ascii="Arial" w:hAnsi="Arial" w:cs="Arial"/>
          <w:lang w:val="it-IT"/>
        </w:rPr>
        <w:t xml:space="preserve"> riportati sono </w:t>
      </w:r>
      <w:r w:rsidR="001F78F1" w:rsidRPr="004525F1">
        <w:rPr>
          <w:rFonts w:ascii="Arial" w:hAnsi="Arial" w:cs="Arial"/>
          <w:lang w:val="it-IT"/>
        </w:rPr>
        <w:t xml:space="preserve">inferiori </w:t>
      </w:r>
      <w:r w:rsidR="00BC7AC7" w:rsidRPr="004525F1">
        <w:rPr>
          <w:rFonts w:ascii="Arial" w:hAnsi="Arial" w:cs="Arial"/>
          <w:lang w:val="it-IT"/>
        </w:rPr>
        <w:t xml:space="preserve"> </w:t>
      </w:r>
      <w:r w:rsidR="001F78F1" w:rsidRPr="004525F1">
        <w:rPr>
          <w:rFonts w:ascii="Arial" w:hAnsi="Arial" w:cs="Arial"/>
          <w:lang w:val="it-IT"/>
        </w:rPr>
        <w:t>a</w:t>
      </w:r>
      <w:r w:rsidR="008820B0" w:rsidRPr="004525F1">
        <w:rPr>
          <w:rFonts w:ascii="Arial" w:hAnsi="Arial" w:cs="Arial"/>
          <w:lang w:val="it-IT"/>
        </w:rPr>
        <w:t>l</w:t>
      </w:r>
      <w:r w:rsidR="00622293" w:rsidRPr="004525F1">
        <w:rPr>
          <w:rFonts w:ascii="Arial" w:hAnsi="Arial" w:cs="Arial"/>
          <w:lang w:val="it-IT"/>
        </w:rPr>
        <w:t>la previsione</w:t>
      </w:r>
      <w:r w:rsidR="008820B0" w:rsidRPr="004525F1">
        <w:rPr>
          <w:rFonts w:ascii="Arial" w:hAnsi="Arial" w:cs="Arial"/>
          <w:lang w:val="it-IT"/>
        </w:rPr>
        <w:t xml:space="preserve"> </w:t>
      </w:r>
      <w:r w:rsidR="008820B0" w:rsidRPr="004525F1">
        <w:rPr>
          <w:rFonts w:ascii="Arial" w:eastAsiaTheme="minorEastAsia" w:hAnsi="Arial" w:cs="Arial"/>
          <w:lang w:val="it-IT"/>
        </w:rPr>
        <w:t>teoric</w:t>
      </w:r>
      <w:r w:rsidR="00622293" w:rsidRPr="004525F1">
        <w:rPr>
          <w:rFonts w:ascii="Arial" w:eastAsiaTheme="minorEastAsia" w:hAnsi="Arial" w:cs="Arial"/>
          <w:lang w:val="it-IT"/>
        </w:rPr>
        <w:t>a</w:t>
      </w:r>
      <w:r w:rsidR="008820B0" w:rsidRPr="004525F1">
        <w:rPr>
          <w:rFonts w:ascii="Arial" w:eastAsiaTheme="minorEastAsia" w:hAnsi="Arial" w:cs="Arial"/>
          <w:lang w:val="it-IT"/>
        </w:rPr>
        <w:t xml:space="preserve">, </w:t>
      </w:r>
      <w:r w:rsidR="001F78F1" w:rsidRPr="004525F1">
        <w:rPr>
          <w:rFonts w:ascii="Arial" w:eastAsiaTheme="minorEastAsia" w:hAnsi="Arial" w:cs="Arial"/>
          <w:lang w:val="it-IT"/>
        </w:rPr>
        <w:t>a causa de</w:t>
      </w:r>
      <w:r w:rsidR="00A47A1F" w:rsidRPr="004525F1">
        <w:rPr>
          <w:rFonts w:ascii="Arial" w:eastAsiaTheme="minorEastAsia" w:hAnsi="Arial" w:cs="Arial"/>
          <w:lang w:val="it-IT"/>
        </w:rPr>
        <w:t>lla bassa intensità del segnale</w:t>
      </w:r>
      <w:r w:rsidR="001F78F1" w:rsidRPr="004525F1">
        <w:rPr>
          <w:rFonts w:ascii="Arial" w:eastAsiaTheme="minorEastAsia" w:hAnsi="Arial" w:cs="Arial"/>
          <w:lang w:val="it-IT"/>
        </w:rPr>
        <w:t xml:space="preserve">. Una bassa intensità rende meno accurata la stima </w:t>
      </w:r>
      <w:r w:rsidR="00A47A1F" w:rsidRPr="004525F1">
        <w:rPr>
          <w:rFonts w:ascii="Arial" w:eastAsiaTheme="minorEastAsia" w:hAnsi="Arial" w:cs="Arial"/>
          <w:lang w:val="it-IT"/>
        </w:rPr>
        <w:t>degli shift mediante APR</w:t>
      </w:r>
      <w:r w:rsidR="00234F97" w:rsidRPr="004525F1">
        <w:rPr>
          <w:rFonts w:ascii="Arial" w:eastAsiaTheme="minorEastAsia" w:hAnsi="Arial" w:cs="Arial"/>
          <w:lang w:val="it-IT"/>
        </w:rPr>
        <w:t xml:space="preserve">, </w:t>
      </w:r>
      <w:r w:rsidR="0094501E" w:rsidRPr="004525F1">
        <w:rPr>
          <w:rFonts w:ascii="Arial" w:eastAsiaTheme="minorEastAsia" w:hAnsi="Arial" w:cs="Arial"/>
          <w:lang w:val="it-IT"/>
        </w:rPr>
        <w:t>motivo per cui</w:t>
      </w:r>
      <w:r w:rsidR="00234F97" w:rsidRPr="004525F1">
        <w:rPr>
          <w:rFonts w:ascii="Arial" w:eastAsiaTheme="minorEastAsia" w:hAnsi="Arial" w:cs="Arial"/>
          <w:lang w:val="it-IT"/>
        </w:rPr>
        <w:t xml:space="preserve"> </w:t>
      </w:r>
      <w:r w:rsidR="001F78F1" w:rsidRPr="004525F1">
        <w:rPr>
          <w:rFonts w:ascii="Arial" w:eastAsiaTheme="minorEastAsia" w:hAnsi="Arial" w:cs="Arial"/>
          <w:lang w:val="it-IT"/>
        </w:rPr>
        <w:t>le immagini provenienti da</w:t>
      </w:r>
      <w:r w:rsidR="00234F97" w:rsidRPr="004525F1">
        <w:rPr>
          <w:rFonts w:ascii="Arial" w:eastAsiaTheme="minorEastAsia" w:hAnsi="Arial" w:cs="Arial"/>
          <w:lang w:val="it-IT"/>
        </w:rPr>
        <w:t>gli elementi SPAD periferici</w:t>
      </w:r>
      <w:r w:rsidR="001F78F1" w:rsidRPr="004525F1">
        <w:rPr>
          <w:rFonts w:ascii="Arial" w:eastAsiaTheme="minorEastAsia" w:hAnsi="Arial" w:cs="Arial"/>
          <w:lang w:val="it-IT"/>
        </w:rPr>
        <w:t xml:space="preserve"> </w:t>
      </w:r>
      <w:r w:rsidR="00234F97" w:rsidRPr="004525F1">
        <w:rPr>
          <w:rFonts w:ascii="Arial" w:eastAsiaTheme="minorEastAsia" w:hAnsi="Arial" w:cs="Arial"/>
          <w:lang w:val="it-IT"/>
        </w:rPr>
        <w:t xml:space="preserve">vengono </w:t>
      </w:r>
      <w:r w:rsidR="001F78F1" w:rsidRPr="004525F1">
        <w:rPr>
          <w:rFonts w:ascii="Arial" w:eastAsiaTheme="minorEastAsia" w:hAnsi="Arial" w:cs="Arial"/>
          <w:lang w:val="it-IT"/>
        </w:rPr>
        <w:t>ri</w:t>
      </w:r>
      <w:r w:rsidR="00234F97" w:rsidRPr="004525F1">
        <w:rPr>
          <w:rFonts w:ascii="Arial" w:eastAsiaTheme="minorEastAsia" w:hAnsi="Arial" w:cs="Arial"/>
          <w:lang w:val="it-IT"/>
        </w:rPr>
        <w:t>combinat</w:t>
      </w:r>
      <w:r w:rsidR="001F78F1" w:rsidRPr="004525F1">
        <w:rPr>
          <w:rFonts w:ascii="Arial" w:eastAsiaTheme="minorEastAsia" w:hAnsi="Arial" w:cs="Arial"/>
          <w:lang w:val="it-IT"/>
        </w:rPr>
        <w:t>e</w:t>
      </w:r>
      <w:r w:rsidR="00234F97" w:rsidRPr="004525F1">
        <w:rPr>
          <w:rFonts w:ascii="Arial" w:eastAsiaTheme="minorEastAsia" w:hAnsi="Arial" w:cs="Arial"/>
          <w:lang w:val="it-IT"/>
        </w:rPr>
        <w:t xml:space="preserve"> con </w:t>
      </w:r>
      <w:r w:rsidR="00871A14" w:rsidRPr="004525F1">
        <w:rPr>
          <w:rFonts w:ascii="Arial" w:eastAsiaTheme="minorEastAsia" w:hAnsi="Arial" w:cs="Arial"/>
          <w:lang w:val="it-IT"/>
        </w:rPr>
        <w:t xml:space="preserve">accuratezza </w:t>
      </w:r>
      <w:r w:rsidR="00234F97" w:rsidRPr="004525F1">
        <w:rPr>
          <w:rFonts w:ascii="Arial" w:eastAsiaTheme="minorEastAsia" w:hAnsi="Arial" w:cs="Arial"/>
          <w:lang w:val="it-IT"/>
        </w:rPr>
        <w:t>minore</w:t>
      </w:r>
      <w:r w:rsidR="00A47A1F" w:rsidRPr="004525F1">
        <w:rPr>
          <w:rFonts w:ascii="Arial" w:eastAsiaTheme="minorEastAsia" w:hAnsi="Arial" w:cs="Arial"/>
          <w:lang w:val="it-IT"/>
        </w:rPr>
        <w:t>.</w:t>
      </w:r>
      <w:r w:rsidR="007B4041" w:rsidRPr="004525F1">
        <w:rPr>
          <w:rFonts w:ascii="Arial" w:eastAsiaTheme="minorEastAsia" w:hAnsi="Arial" w:cs="Arial"/>
          <w:lang w:val="it-IT"/>
        </w:rPr>
        <w:t xml:space="preserve"> </w:t>
      </w:r>
      <w:r w:rsidR="00734688" w:rsidRPr="004525F1">
        <w:rPr>
          <w:rFonts w:ascii="Arial" w:eastAsiaTheme="minorEastAsia" w:hAnsi="Arial" w:cs="Arial"/>
          <w:lang w:val="it-IT"/>
        </w:rPr>
        <w:t>Come atteso, la ricostruzione dell’immagine ISM in configurazione D0-D7 ha portato infine a un incremento del</w:t>
      </w:r>
      <w:commentRangeStart w:id="43"/>
      <w:commentRangeStart w:id="44"/>
      <w:r w:rsidR="00A42346" w:rsidRPr="004525F1">
        <w:rPr>
          <w:rFonts w:ascii="Arial" w:eastAsiaTheme="minorEastAsia" w:hAnsi="Arial" w:cs="Arial"/>
          <w:lang w:val="it-IT"/>
        </w:rPr>
        <w:t xml:space="preserve"> rapporto tra segnale e rumore di fondo</w:t>
      </w:r>
      <w:ins w:id="45" w:author="g.carminati17@campus.unimib.it" w:date="2025-10-06T10:28:00Z">
        <w:r w:rsidR="003A4E35" w:rsidRPr="004525F1">
          <w:rPr>
            <w:rFonts w:ascii="Arial" w:eastAsiaTheme="minorEastAsia" w:hAnsi="Arial" w:cs="Arial"/>
            <w:lang w:val="it-IT"/>
            <w:rPrChange w:id="46" w:author="g.carminati17@campus.unimib.it" w:date="2025-10-06T10:28:00Z" w16du:dateUtc="2025-10-06T08:28:00Z">
              <w:rPr>
                <w:rFonts w:ascii="Arial" w:eastAsiaTheme="minorEastAsia" w:hAnsi="Arial" w:cs="Arial"/>
              </w:rPr>
            </w:rPrChange>
          </w:rPr>
          <w:t xml:space="preserve"> </w:t>
        </w:r>
      </w:ins>
      <w:r w:rsidR="00A42346" w:rsidRPr="004525F1">
        <w:rPr>
          <w:rFonts w:ascii="Arial" w:eastAsiaTheme="minorEastAsia" w:hAnsi="Arial" w:cs="Arial"/>
          <w:lang w:val="it-IT"/>
        </w:rPr>
        <w:t>(</w:t>
      </w:r>
      <w:ins w:id="47" w:author="g.carminati17@campus.unimib.it" w:date="2025-10-06T10:28:00Z">
        <w:r w:rsidR="003A4E35" w:rsidRPr="004525F1">
          <w:rPr>
            <w:rFonts w:ascii="Arial" w:eastAsiaTheme="minorEastAsia" w:hAnsi="Arial" w:cs="Arial"/>
            <w:lang w:val="it-IT"/>
            <w:rPrChange w:id="48" w:author="g.carminati17@campus.unimib.it" w:date="2025-10-06T10:28:00Z" w16du:dateUtc="2025-10-06T08:28:00Z">
              <w:rPr>
                <w:rFonts w:ascii="Arial" w:eastAsiaTheme="minorEastAsia" w:hAnsi="Arial" w:cs="Arial"/>
              </w:rPr>
            </w:rPrChange>
          </w:rPr>
          <w:t>SBR</w:t>
        </w:r>
      </w:ins>
      <w:r w:rsidR="00A42346" w:rsidRPr="004525F1">
        <w:rPr>
          <w:rFonts w:ascii="Arial" w:eastAsiaTheme="minorEastAsia" w:hAnsi="Arial" w:cs="Arial"/>
          <w:lang w:val="it-IT"/>
        </w:rPr>
        <w:t>)</w:t>
      </w:r>
      <w:r w:rsidR="00734688" w:rsidRPr="004525F1">
        <w:rPr>
          <w:rFonts w:ascii="Arial" w:eastAsiaTheme="minorEastAsia" w:hAnsi="Arial" w:cs="Arial"/>
          <w:lang w:val="it-IT"/>
        </w:rPr>
        <w:t>,</w:t>
      </w:r>
      <w:ins w:id="49" w:author="g.carminati17@campus.unimib.it" w:date="2025-10-06T10:28:00Z">
        <w:r w:rsidR="003A4E35" w:rsidRPr="004525F1">
          <w:rPr>
            <w:rFonts w:ascii="Arial" w:eastAsiaTheme="minorEastAsia" w:hAnsi="Arial" w:cs="Arial"/>
            <w:lang w:val="it-IT"/>
            <w:rPrChange w:id="50" w:author="g.carminati17@campus.unimib.it" w:date="2025-10-06T10:28:00Z" w16du:dateUtc="2025-10-06T08:28:00Z">
              <w:rPr>
                <w:rFonts w:ascii="Arial" w:eastAsiaTheme="minorEastAsia" w:hAnsi="Arial" w:cs="Arial"/>
              </w:rPr>
            </w:rPrChange>
          </w:rPr>
          <w:t xml:space="preserve"> </w:t>
        </w:r>
      </w:ins>
      <w:r w:rsidR="00734688" w:rsidRPr="004525F1">
        <w:rPr>
          <w:rFonts w:ascii="Arial" w:eastAsiaTheme="minorEastAsia" w:hAnsi="Arial" w:cs="Arial"/>
          <w:lang w:val="it-IT"/>
        </w:rPr>
        <w:t>con valori di SBR</w:t>
      </w:r>
      <w:ins w:id="51" w:author="g.carminati17@campus.unimib.it" w:date="2025-10-06T10:28:00Z">
        <w:r w:rsidR="003A4E35" w:rsidRPr="004525F1">
          <w:rPr>
            <w:rFonts w:ascii="Arial" w:eastAsiaTheme="minorEastAsia" w:hAnsi="Arial" w:cs="Arial"/>
            <w:lang w:val="it-IT"/>
            <w:rPrChange w:id="52" w:author="g.carminati17@campus.unimib.it" w:date="2025-10-06T10:28:00Z" w16du:dateUtc="2025-10-06T08:28:00Z">
              <w:rPr>
                <w:rFonts w:ascii="Arial" w:eastAsiaTheme="minorEastAsia" w:hAnsi="Arial" w:cs="Arial"/>
              </w:rPr>
            </w:rPrChange>
          </w:rPr>
          <w:t xml:space="preserve"> pari rispettivamente a 13.6, 10.3, 6.05 e 3.95</w:t>
        </w:r>
      </w:ins>
      <w:r w:rsidR="00D95543" w:rsidRPr="004525F1">
        <w:rPr>
          <w:rFonts w:ascii="Arial" w:eastAsiaTheme="minorEastAsia" w:hAnsi="Arial" w:cs="Arial"/>
          <w:lang w:val="it-IT"/>
        </w:rPr>
        <w:t xml:space="preserve"> per ISM</w:t>
      </w:r>
      <w:ins w:id="53" w:author="g.carminati17@campus.unimib.it" w:date="2025-10-06T10:28:00Z">
        <w:r w:rsidR="003A4E35" w:rsidRPr="004525F1">
          <w:rPr>
            <w:rFonts w:ascii="Arial" w:eastAsiaTheme="minorEastAsia" w:hAnsi="Arial" w:cs="Arial"/>
            <w:lang w:val="it-IT"/>
            <w:rPrChange w:id="54" w:author="g.carminati17@campus.unimib.it" w:date="2025-10-06T10:28:00Z" w16du:dateUtc="2025-10-06T08:28:00Z">
              <w:rPr>
                <w:rFonts w:ascii="Arial" w:eastAsiaTheme="minorEastAsia" w:hAnsi="Arial" w:cs="Arial"/>
              </w:rPr>
            </w:rPrChange>
          </w:rPr>
          <w:t xml:space="preserve"> </w:t>
        </w:r>
      </w:ins>
      <w:r w:rsidR="00D95543" w:rsidRPr="004525F1">
        <w:rPr>
          <w:rFonts w:ascii="Arial" w:eastAsiaTheme="minorEastAsia" w:hAnsi="Arial" w:cs="Arial"/>
          <w:lang w:val="it-IT"/>
        </w:rPr>
        <w:t>e</w:t>
      </w:r>
      <w:ins w:id="55" w:author="g.carminati17@campus.unimib.it" w:date="2025-10-06T10:28:00Z">
        <w:r w:rsidR="003A4E35" w:rsidRPr="004525F1">
          <w:rPr>
            <w:rFonts w:ascii="Arial" w:eastAsiaTheme="minorEastAsia" w:hAnsi="Arial" w:cs="Arial"/>
            <w:lang w:val="it-IT"/>
            <w:rPrChange w:id="56" w:author="g.carminati17@campus.unimib.it" w:date="2025-10-06T10:28:00Z" w16du:dateUtc="2025-10-06T08:28:00Z">
              <w:rPr>
                <w:rFonts w:ascii="Arial" w:eastAsiaTheme="minorEastAsia" w:hAnsi="Arial" w:cs="Arial"/>
              </w:rPr>
            </w:rPrChange>
          </w:rPr>
          <w:t xml:space="preserve"> 9.49, 6.57, 4.50 e 3.05</w:t>
        </w:r>
      </w:ins>
      <w:r w:rsidR="00D95543" w:rsidRPr="004525F1">
        <w:rPr>
          <w:rFonts w:ascii="Arial" w:eastAsiaTheme="minorEastAsia" w:hAnsi="Arial" w:cs="Arial"/>
          <w:lang w:val="it-IT"/>
        </w:rPr>
        <w:t xml:space="preserve"> in configurazione confocale</w:t>
      </w:r>
      <w:ins w:id="57" w:author="g.carminati17@campus.unimib.it" w:date="2025-10-06T10:28:00Z">
        <w:r w:rsidR="003A4E35" w:rsidRPr="004525F1">
          <w:rPr>
            <w:rFonts w:ascii="Arial" w:eastAsiaTheme="minorEastAsia" w:hAnsi="Arial" w:cs="Arial"/>
            <w:lang w:val="it-IT"/>
            <w:rPrChange w:id="58" w:author="g.carminati17@campus.unimib.it" w:date="2025-10-06T10:28:00Z" w16du:dateUtc="2025-10-06T08:28:00Z">
              <w:rPr>
                <w:rFonts w:ascii="Arial" w:eastAsiaTheme="minorEastAsia" w:hAnsi="Arial" w:cs="Arial"/>
              </w:rPr>
            </w:rPrChange>
          </w:rPr>
          <w:t xml:space="preserve">. </w:t>
        </w:r>
      </w:ins>
      <w:del w:id="59" w:author="g.carminati17@campus.unimib.it" w:date="2025-10-06T10:04:00Z" w16du:dateUtc="2025-10-06T08:04:00Z">
        <w:r w:rsidR="007F06FC" w:rsidRPr="004525F1" w:rsidDel="00BD72D6">
          <w:rPr>
            <w:rFonts w:ascii="Arial" w:eastAsiaTheme="minorEastAsia" w:hAnsi="Arial" w:cs="Arial"/>
            <w:lang w:val="it-IT"/>
          </w:rPr>
          <w:delText>.</w:delText>
        </w:r>
        <w:r w:rsidR="00744D10" w:rsidRPr="004525F1" w:rsidDel="00BD72D6">
          <w:rPr>
            <w:rFonts w:ascii="Arial" w:eastAsiaTheme="minorEastAsia" w:hAnsi="Arial" w:cs="Arial"/>
            <w:lang w:val="it-IT"/>
          </w:rPr>
          <w:delText xml:space="preserve"> </w:delText>
        </w:r>
        <w:commentRangeEnd w:id="43"/>
        <w:r w:rsidR="00D806F2" w:rsidRPr="004525F1" w:rsidDel="00BD72D6">
          <w:rPr>
            <w:rStyle w:val="CommentReference"/>
            <w:rFonts w:ascii="Arial" w:hAnsi="Arial" w:cs="Arial"/>
          </w:rPr>
          <w:commentReference w:id="43"/>
        </w:r>
      </w:del>
      <w:commentRangeEnd w:id="44"/>
      <w:r w:rsidR="003A4E35" w:rsidRPr="004525F1">
        <w:rPr>
          <w:rStyle w:val="CommentReference"/>
          <w:rFonts w:ascii="Arial" w:hAnsi="Arial" w:cs="Arial"/>
        </w:rPr>
        <w:commentReference w:id="44"/>
      </w:r>
      <w:r w:rsidR="00744D10" w:rsidRPr="004525F1">
        <w:rPr>
          <w:rFonts w:ascii="Arial" w:eastAsiaTheme="minorEastAsia" w:hAnsi="Arial" w:cs="Arial"/>
          <w:lang w:val="it-IT"/>
        </w:rPr>
        <w:t xml:space="preserve">L’ISM si dimostra essere una tecnica robusta per ottenere guadagno in risoluzione </w:t>
      </w:r>
      <w:r w:rsidR="00947904" w:rsidRPr="004525F1">
        <w:rPr>
          <w:rFonts w:ascii="Arial" w:eastAsiaTheme="minorEastAsia" w:hAnsi="Arial" w:cs="Arial"/>
          <w:lang w:val="it-IT"/>
        </w:rPr>
        <w:t>senza la perdita di</w:t>
      </w:r>
      <w:r w:rsidR="00744D10" w:rsidRPr="004525F1">
        <w:rPr>
          <w:rFonts w:ascii="Arial" w:eastAsiaTheme="minorEastAsia" w:hAnsi="Arial" w:cs="Arial"/>
          <w:lang w:val="it-IT"/>
        </w:rPr>
        <w:t xml:space="preserve"> segnale</w:t>
      </w:r>
      <w:r w:rsidR="00947904" w:rsidRPr="004525F1">
        <w:rPr>
          <w:rFonts w:ascii="Arial" w:eastAsiaTheme="minorEastAsia" w:hAnsi="Arial" w:cs="Arial"/>
          <w:lang w:val="it-IT"/>
        </w:rPr>
        <w:t xml:space="preserve"> normalmente associata alla chiusura del </w:t>
      </w:r>
      <w:proofErr w:type="spellStart"/>
      <w:r w:rsidR="00947904" w:rsidRPr="004525F1">
        <w:rPr>
          <w:rFonts w:ascii="Arial" w:eastAsiaTheme="minorEastAsia" w:hAnsi="Arial" w:cs="Arial"/>
          <w:lang w:val="it-IT"/>
        </w:rPr>
        <w:t>pinhole</w:t>
      </w:r>
      <w:proofErr w:type="spellEnd"/>
      <w:r w:rsidR="00744D10" w:rsidRPr="004525F1">
        <w:rPr>
          <w:rFonts w:ascii="Arial" w:eastAsiaTheme="minorEastAsia" w:hAnsi="Arial" w:cs="Arial"/>
          <w:lang w:val="it-IT"/>
        </w:rPr>
        <w:t xml:space="preserve">. </w:t>
      </w:r>
    </w:p>
    <w:p w14:paraId="58BE698F" w14:textId="77E17881" w:rsidR="004525F1" w:rsidRPr="004525F1" w:rsidRDefault="001F78F1" w:rsidP="001F78F1">
      <w:pPr>
        <w:spacing w:after="120"/>
        <w:jc w:val="both"/>
        <w:rPr>
          <w:rFonts w:ascii="Arial" w:eastAsiaTheme="minorEastAsia" w:hAnsi="Arial" w:cs="Arial"/>
          <w:lang w:val="it-IT"/>
        </w:rPr>
      </w:pPr>
      <w:r w:rsidRPr="004525F1">
        <w:rPr>
          <w:rFonts w:ascii="Arial" w:eastAsiaTheme="minorEastAsia" w:hAnsi="Arial" w:cs="Arial"/>
          <w:lang w:val="it-IT"/>
        </w:rPr>
        <w:t xml:space="preserve">Misure preliminari sulle correlazioni temporali sono state condotte utilizzando come rivelatore un PMT . </w:t>
      </w:r>
      <w:r w:rsidR="00486BCE" w:rsidRPr="004525F1">
        <w:rPr>
          <w:rFonts w:ascii="Arial" w:eastAsiaTheme="minorEastAsia" w:hAnsi="Arial" w:cs="Arial"/>
          <w:lang w:val="it-IT"/>
        </w:rPr>
        <w:t>La raccolta di sequenze temporali di centinaia di immagini con analogo campo di visuale (</w:t>
      </w:r>
      <w:r w:rsidR="008C0B3E" w:rsidRPr="004525F1">
        <w:rPr>
          <w:rFonts w:ascii="Arial" w:eastAsiaTheme="minorEastAsia" w:hAnsi="Arial" w:cs="Arial"/>
          <w:lang w:val="it-IT"/>
        </w:rPr>
        <w:t>4</w:t>
      </w:r>
      <w:r w:rsidR="00486BCE" w:rsidRPr="004525F1">
        <w:rPr>
          <w:rFonts w:ascii="Arial" w:eastAsiaTheme="minorEastAsia" w:hAnsi="Arial" w:cs="Arial"/>
          <w:lang w:val="it-IT"/>
        </w:rPr>
        <w:t xml:space="preserve"> </w:t>
      </w:r>
      <w:r w:rsidR="008C0B3E" w:rsidRPr="004525F1">
        <w:rPr>
          <w:rFonts w:ascii="Arial" w:eastAsiaTheme="minorEastAsia" w:hAnsi="Arial" w:cs="Arial"/>
          <w:lang w:val="it-IT"/>
        </w:rPr>
        <w:t>µm</w:t>
      </w:r>
      <w:r w:rsidR="00486BCE" w:rsidRPr="004525F1">
        <w:rPr>
          <w:rFonts w:ascii="Arial" w:eastAsiaTheme="minorEastAsia" w:hAnsi="Arial" w:cs="Arial"/>
          <w:lang w:val="it-IT"/>
        </w:rPr>
        <w:t>, campionato a</w:t>
      </w:r>
      <w:r w:rsidR="008C0B3E" w:rsidRPr="004525F1">
        <w:rPr>
          <w:rFonts w:ascii="Arial" w:eastAsiaTheme="minorEastAsia" w:hAnsi="Arial" w:cs="Arial"/>
          <w:lang w:val="it-IT"/>
        </w:rPr>
        <w:t xml:space="preserve"> </w:t>
      </w:r>
      <w:r w:rsidR="007F06FC" w:rsidRPr="004525F1">
        <w:rPr>
          <w:rFonts w:ascii="Arial" w:eastAsiaTheme="minorEastAsia" w:hAnsi="Arial" w:cs="Arial"/>
          <w:lang w:val="it-IT"/>
        </w:rPr>
        <w:t>64</w:t>
      </w:r>
      <w:r w:rsidR="003B5496" w:rsidRPr="004525F1">
        <w:rPr>
          <w:rFonts w:ascii="Arial" w:eastAsiaTheme="minorEastAsia" w:hAnsi="Arial" w:cs="Arial"/>
          <w:lang w:val="it-IT"/>
        </w:rPr>
        <w:t>×</w:t>
      </w:r>
      <w:r w:rsidR="007F06FC" w:rsidRPr="004525F1">
        <w:rPr>
          <w:rFonts w:ascii="Arial" w:eastAsiaTheme="minorEastAsia" w:hAnsi="Arial" w:cs="Arial"/>
          <w:lang w:val="it-IT"/>
        </w:rPr>
        <w:t>64</w:t>
      </w:r>
      <w:r w:rsidR="003B5496" w:rsidRPr="004525F1">
        <w:rPr>
          <w:rFonts w:ascii="Arial" w:eastAsiaTheme="minorEastAsia" w:hAnsi="Arial" w:cs="Arial"/>
          <w:lang w:val="it-IT"/>
        </w:rPr>
        <w:t xml:space="preserve"> </w:t>
      </w:r>
      <w:r w:rsidR="007F06FC" w:rsidRPr="004525F1">
        <w:rPr>
          <w:rFonts w:ascii="Arial" w:eastAsiaTheme="minorEastAsia" w:hAnsi="Arial" w:cs="Arial"/>
          <w:lang w:val="it-IT"/>
        </w:rPr>
        <w:t>p</w:t>
      </w:r>
      <w:r w:rsidR="00486BCE" w:rsidRPr="004525F1">
        <w:rPr>
          <w:rFonts w:ascii="Arial" w:eastAsiaTheme="minorEastAsia" w:hAnsi="Arial" w:cs="Arial"/>
          <w:lang w:val="it-IT"/>
        </w:rPr>
        <w:t>i</w:t>
      </w:r>
      <w:r w:rsidR="007F06FC" w:rsidRPr="004525F1">
        <w:rPr>
          <w:rFonts w:ascii="Arial" w:eastAsiaTheme="minorEastAsia" w:hAnsi="Arial" w:cs="Arial"/>
          <w:lang w:val="it-IT"/>
        </w:rPr>
        <w:t>x</w:t>
      </w:r>
      <w:r w:rsidR="00486BCE" w:rsidRPr="004525F1">
        <w:rPr>
          <w:rFonts w:ascii="Arial" w:eastAsiaTheme="minorEastAsia" w:hAnsi="Arial" w:cs="Arial"/>
          <w:lang w:val="it-IT"/>
        </w:rPr>
        <w:t>el) e</w:t>
      </w:r>
      <w:r w:rsidR="008C0B3E" w:rsidRPr="004525F1">
        <w:rPr>
          <w:rFonts w:ascii="Arial" w:eastAsiaTheme="minorEastAsia" w:hAnsi="Arial" w:cs="Arial"/>
          <w:lang w:val="it-IT"/>
        </w:rPr>
        <w:t xml:space="preserve"> tempo</w:t>
      </w:r>
      <w:r w:rsidR="00486BCE" w:rsidRPr="004525F1">
        <w:rPr>
          <w:rFonts w:ascii="Arial" w:eastAsiaTheme="minorEastAsia" w:hAnsi="Arial" w:cs="Arial"/>
          <w:lang w:val="it-IT"/>
        </w:rPr>
        <w:t xml:space="preserve"> di residenza</w:t>
      </w:r>
      <w:r w:rsidR="008C0B3E" w:rsidRPr="004525F1">
        <w:rPr>
          <w:rFonts w:ascii="Arial" w:eastAsiaTheme="minorEastAsia" w:hAnsi="Arial" w:cs="Arial"/>
          <w:lang w:val="it-IT"/>
        </w:rPr>
        <w:t xml:space="preserve"> di 1</w:t>
      </w:r>
      <w:r w:rsidR="00486BCE" w:rsidRPr="004525F1">
        <w:rPr>
          <w:rFonts w:ascii="Arial" w:eastAsiaTheme="minorEastAsia" w:hAnsi="Arial" w:cs="Arial"/>
          <w:lang w:val="it-IT"/>
        </w:rPr>
        <w:t xml:space="preserve"> </w:t>
      </w:r>
      <w:proofErr w:type="spellStart"/>
      <w:r w:rsidR="008C0B3E" w:rsidRPr="004525F1">
        <w:rPr>
          <w:rFonts w:ascii="Arial" w:eastAsiaTheme="minorEastAsia" w:hAnsi="Arial" w:cs="Arial"/>
          <w:lang w:val="it-IT"/>
        </w:rPr>
        <w:t>ms</w:t>
      </w:r>
      <w:proofErr w:type="spellEnd"/>
      <w:r w:rsidR="008C0B3E" w:rsidRPr="004525F1">
        <w:rPr>
          <w:rFonts w:ascii="Arial" w:eastAsiaTheme="minorEastAsia" w:hAnsi="Arial" w:cs="Arial"/>
          <w:lang w:val="it-IT"/>
        </w:rPr>
        <w:t xml:space="preserve"> per pixel </w:t>
      </w:r>
      <w:r w:rsidR="00486BCE" w:rsidRPr="004525F1">
        <w:rPr>
          <w:rFonts w:ascii="Arial" w:eastAsiaTheme="minorEastAsia" w:hAnsi="Arial" w:cs="Arial"/>
          <w:lang w:val="it-IT"/>
        </w:rPr>
        <w:t xml:space="preserve">ha permesso di visualizzare chiaramente il fenomeno del </w:t>
      </w:r>
      <w:proofErr w:type="spellStart"/>
      <w:r w:rsidR="00486BCE" w:rsidRPr="004525F1">
        <w:rPr>
          <w:rFonts w:ascii="Arial" w:eastAsiaTheme="minorEastAsia" w:hAnsi="Arial" w:cs="Arial"/>
          <w:i/>
          <w:iCs/>
          <w:lang w:val="it-IT"/>
        </w:rPr>
        <w:t>blinking</w:t>
      </w:r>
      <w:proofErr w:type="spellEnd"/>
      <w:r w:rsidR="00421564" w:rsidRPr="004525F1">
        <w:rPr>
          <w:rFonts w:ascii="Arial" w:eastAsiaTheme="minorEastAsia" w:hAnsi="Arial" w:cs="Arial"/>
          <w:i/>
          <w:iCs/>
          <w:lang w:val="it-IT"/>
        </w:rPr>
        <w:t xml:space="preserve">, </w:t>
      </w:r>
      <w:r w:rsidR="00421564" w:rsidRPr="004525F1">
        <w:rPr>
          <w:rFonts w:ascii="Arial" w:eastAsiaTheme="minorEastAsia" w:hAnsi="Arial" w:cs="Arial"/>
          <w:lang w:val="it-IT"/>
          <w:rPrChange w:id="60" w:author="margaux.bouzin@unimib.it" w:date="2025-10-05T18:35:00Z" w16du:dateUtc="2025-10-05T16:35:00Z">
            <w:rPr>
              <w:rFonts w:ascii="Arial" w:eastAsiaTheme="minorEastAsia" w:hAnsi="Arial" w:cs="Arial"/>
              <w:i/>
              <w:iCs/>
              <w:lang w:val="it-IT"/>
            </w:rPr>
          </w:rPrChange>
        </w:rPr>
        <w:t xml:space="preserve">identificando </w:t>
      </w:r>
      <w:r w:rsidR="00421564" w:rsidRPr="004525F1">
        <w:rPr>
          <w:rFonts w:ascii="Arial" w:eastAsiaTheme="minorEastAsia" w:hAnsi="Arial" w:cs="Arial"/>
          <w:lang w:val="it-IT"/>
        </w:rPr>
        <w:t>le scale temporali caratteristiche del processo e confermando l’adeguatezza della risoluzione temporale fornita dal rivelatore SPAD</w:t>
      </w:r>
      <w:r w:rsidR="008C0B3E" w:rsidRPr="004525F1">
        <w:rPr>
          <w:rFonts w:ascii="Arial" w:eastAsiaTheme="minorEastAsia" w:hAnsi="Arial" w:cs="Arial"/>
          <w:lang w:val="it-IT"/>
        </w:rPr>
        <w:t xml:space="preserve">. </w:t>
      </w:r>
      <w:r w:rsidR="00F033B0" w:rsidRPr="004525F1">
        <w:rPr>
          <w:rFonts w:ascii="Arial" w:eastAsiaTheme="minorEastAsia" w:hAnsi="Arial" w:cs="Arial"/>
          <w:lang w:val="it-IT"/>
        </w:rPr>
        <w:t>Tuttavia,</w:t>
      </w:r>
      <w:r w:rsidR="00421564" w:rsidRPr="004525F1">
        <w:rPr>
          <w:rFonts w:ascii="Arial" w:eastAsiaTheme="minorEastAsia" w:hAnsi="Arial" w:cs="Arial"/>
          <w:lang w:val="it-IT"/>
        </w:rPr>
        <w:t xml:space="preserve"> nel passaggio all’acquisizione SOFISM, la divisione del segnale di fluorescenza in 49 elementi e l’ulteriore suddivisione dei conteggi in bin temporali dell’ordine della decina di microsecondi ha comportato un’intensità non sufficiente per il calcolo delle funzioni di correlazione</w:t>
      </w:r>
      <w:r w:rsidR="00CB6004" w:rsidRPr="004525F1">
        <w:rPr>
          <w:rFonts w:ascii="Arial" w:eastAsiaTheme="minorEastAsia" w:hAnsi="Arial" w:cs="Arial"/>
          <w:lang w:val="it-IT"/>
        </w:rPr>
        <w:t>.</w:t>
      </w:r>
      <w:r w:rsidR="00C2382C" w:rsidRPr="004525F1">
        <w:rPr>
          <w:rFonts w:ascii="Arial" w:eastAsiaTheme="minorEastAsia" w:hAnsi="Arial" w:cs="Arial"/>
          <w:lang w:val="it-IT"/>
        </w:rPr>
        <w:t xml:space="preserve"> Il minimo tempo di integrazione del segnale necessario per pixel è risultato sempre associato a fenomeni consistenti di </w:t>
      </w:r>
      <w:proofErr w:type="spellStart"/>
      <w:r w:rsidR="00C2382C" w:rsidRPr="004525F1">
        <w:rPr>
          <w:rFonts w:ascii="Arial" w:eastAsiaTheme="minorEastAsia" w:hAnsi="Arial" w:cs="Arial"/>
          <w:lang w:val="it-IT"/>
        </w:rPr>
        <w:t>photobleaching</w:t>
      </w:r>
      <w:proofErr w:type="spellEnd"/>
      <w:r w:rsidR="00C2382C" w:rsidRPr="004525F1">
        <w:rPr>
          <w:rFonts w:ascii="Arial" w:eastAsiaTheme="minorEastAsia" w:hAnsi="Arial" w:cs="Arial"/>
          <w:lang w:val="it-IT"/>
        </w:rPr>
        <w:t>, limitando la possibilità di mediare le fluttuazioni della fluorescenza su intervalli di tempo sufficientemente lunghi.</w:t>
      </w:r>
      <w:r w:rsidR="00F033B0" w:rsidRPr="004525F1">
        <w:rPr>
          <w:rFonts w:ascii="Arial" w:eastAsiaTheme="minorEastAsia" w:hAnsi="Arial" w:cs="Arial"/>
          <w:lang w:val="it-IT"/>
        </w:rPr>
        <w:t xml:space="preserve"> </w:t>
      </w:r>
      <w:r w:rsidR="009F4753" w:rsidRPr="004525F1">
        <w:rPr>
          <w:rFonts w:ascii="Arial" w:eastAsiaTheme="minorEastAsia" w:hAnsi="Arial" w:cs="Arial"/>
          <w:lang w:val="it-IT"/>
        </w:rPr>
        <w:t>In prospettiva dell’applicazione della SOFISM, è</w:t>
      </w:r>
      <w:r w:rsidR="00CB6004" w:rsidRPr="004525F1">
        <w:rPr>
          <w:rFonts w:ascii="Arial" w:eastAsiaTheme="minorEastAsia" w:hAnsi="Arial" w:cs="Arial"/>
          <w:lang w:val="it-IT"/>
        </w:rPr>
        <w:t xml:space="preserve"> tuttora</w:t>
      </w:r>
      <w:r w:rsidR="009F4753" w:rsidRPr="004525F1">
        <w:rPr>
          <w:rFonts w:ascii="Arial" w:eastAsiaTheme="minorEastAsia" w:hAnsi="Arial" w:cs="Arial"/>
          <w:lang w:val="it-IT"/>
        </w:rPr>
        <w:t xml:space="preserve"> necessario aumentare l’intensità del segnale fino a raggiungere un livello adeguato </w:t>
      </w:r>
      <w:ins w:id="61" w:author="g.carminati17@campus.unimib.it" w:date="2025-10-06T10:30:00Z" w16du:dateUtc="2025-10-06T08:30:00Z">
        <w:r w:rsidR="003A4E35" w:rsidRPr="004525F1">
          <w:rPr>
            <w:rFonts w:ascii="Arial" w:eastAsiaTheme="minorEastAsia" w:hAnsi="Arial" w:cs="Arial"/>
            <w:lang w:val="it-IT"/>
          </w:rPr>
          <w:t>al</w:t>
        </w:r>
      </w:ins>
      <w:del w:id="62" w:author="g.carminati17@campus.unimib.it" w:date="2025-10-06T10:30:00Z" w16du:dateUtc="2025-10-06T08:30:00Z">
        <w:r w:rsidR="009F4753" w:rsidRPr="004525F1" w:rsidDel="003A4E35">
          <w:rPr>
            <w:rFonts w:ascii="Arial" w:eastAsiaTheme="minorEastAsia" w:hAnsi="Arial" w:cs="Arial"/>
            <w:lang w:val="it-IT"/>
          </w:rPr>
          <w:delText xml:space="preserve">per </w:delText>
        </w:r>
      </w:del>
      <w:r w:rsidR="009F4753" w:rsidRPr="004525F1">
        <w:rPr>
          <w:rFonts w:ascii="Arial" w:eastAsiaTheme="minorEastAsia" w:hAnsi="Arial" w:cs="Arial"/>
          <w:lang w:val="it-IT"/>
        </w:rPr>
        <w:t>l’elaborazione. Per le misure future sarà quindi importante ottimizzare l</w:t>
      </w:r>
      <w:r w:rsidR="007B4041" w:rsidRPr="004525F1">
        <w:rPr>
          <w:rFonts w:ascii="Arial" w:eastAsiaTheme="minorEastAsia" w:hAnsi="Arial" w:cs="Arial"/>
          <w:lang w:val="it-IT"/>
        </w:rPr>
        <w:t>’</w:t>
      </w:r>
      <w:r w:rsidRPr="004525F1">
        <w:rPr>
          <w:rFonts w:ascii="Arial" w:eastAsiaTheme="minorEastAsia" w:hAnsi="Arial" w:cs="Arial"/>
          <w:lang w:val="it-IT"/>
        </w:rPr>
        <w:t xml:space="preserve">emissione </w:t>
      </w:r>
      <w:r w:rsidR="009F4753" w:rsidRPr="004525F1">
        <w:rPr>
          <w:rFonts w:ascii="Arial" w:eastAsiaTheme="minorEastAsia" w:hAnsi="Arial" w:cs="Arial"/>
          <w:lang w:val="it-IT"/>
        </w:rPr>
        <w:t xml:space="preserve"> dei quantum dot, massimizza</w:t>
      </w:r>
      <w:r w:rsidR="007222CC" w:rsidRPr="004525F1">
        <w:rPr>
          <w:rFonts w:ascii="Arial" w:eastAsiaTheme="minorEastAsia" w:hAnsi="Arial" w:cs="Arial"/>
          <w:lang w:val="it-IT"/>
        </w:rPr>
        <w:t>re</w:t>
      </w:r>
      <w:r w:rsidR="009F4753" w:rsidRPr="004525F1">
        <w:rPr>
          <w:rFonts w:ascii="Arial" w:eastAsiaTheme="minorEastAsia" w:hAnsi="Arial" w:cs="Arial"/>
          <w:lang w:val="it-IT"/>
        </w:rPr>
        <w:t xml:space="preserve"> il segnale utile e approfond</w:t>
      </w:r>
      <w:r w:rsidR="007222CC" w:rsidRPr="004525F1">
        <w:rPr>
          <w:rFonts w:ascii="Arial" w:eastAsiaTheme="minorEastAsia" w:hAnsi="Arial" w:cs="Arial"/>
          <w:lang w:val="it-IT"/>
        </w:rPr>
        <w:t>ire</w:t>
      </w:r>
      <w:r w:rsidR="009F4753" w:rsidRPr="004525F1">
        <w:rPr>
          <w:rFonts w:ascii="Arial" w:eastAsiaTheme="minorEastAsia" w:hAnsi="Arial" w:cs="Arial"/>
          <w:lang w:val="it-IT"/>
        </w:rPr>
        <w:t xml:space="preserve"> lo studio dei processi di </w:t>
      </w:r>
      <w:proofErr w:type="spellStart"/>
      <w:ins w:id="63" w:author="margaux.bouzin@unimib.it" w:date="2025-10-06T11:52:00Z" w16du:dateUtc="2025-10-06T09:52:00Z">
        <w:r w:rsidR="003714A6" w:rsidRPr="004525F1">
          <w:rPr>
            <w:rFonts w:ascii="Arial" w:eastAsiaTheme="minorEastAsia" w:hAnsi="Arial" w:cs="Arial"/>
            <w:lang w:val="it-IT"/>
          </w:rPr>
          <w:t>ph</w:t>
        </w:r>
      </w:ins>
      <w:ins w:id="64" w:author="margaux.bouzin@unimib.it" w:date="2025-10-05T19:45:00Z" w16du:dateUtc="2025-10-05T17:45:00Z">
        <w:del w:id="65" w:author="g.carminati17@campus.unimib.it" w:date="2025-10-06T10:31:00Z" w16du:dateUtc="2025-10-06T08:31:00Z">
          <w:r w:rsidR="00C2382C" w:rsidRPr="004525F1" w:rsidDel="003A4E35">
            <w:rPr>
              <w:rFonts w:ascii="Arial" w:eastAsiaTheme="minorEastAsia" w:hAnsi="Arial" w:cs="Arial"/>
              <w:lang w:val="it-IT"/>
            </w:rPr>
            <w:delText>ph</w:delText>
          </w:r>
        </w:del>
      </w:ins>
      <w:del w:id="66" w:author="margaux.bouzin@unimib.it" w:date="2025-10-05T19:45:00Z" w16du:dateUtc="2025-10-05T17:45:00Z">
        <w:r w:rsidR="009F4753" w:rsidRPr="004525F1" w:rsidDel="00C2382C">
          <w:rPr>
            <w:rFonts w:ascii="Arial" w:eastAsiaTheme="minorEastAsia" w:hAnsi="Arial" w:cs="Arial"/>
            <w:lang w:val="it-IT"/>
          </w:rPr>
          <w:delText>f</w:delText>
        </w:r>
      </w:del>
      <w:r w:rsidR="009F4753" w:rsidRPr="004525F1">
        <w:rPr>
          <w:rFonts w:ascii="Arial" w:eastAsiaTheme="minorEastAsia" w:hAnsi="Arial" w:cs="Arial"/>
          <w:lang w:val="it-IT"/>
        </w:rPr>
        <w:t>otobleaching</w:t>
      </w:r>
      <w:proofErr w:type="spellEnd"/>
      <w:r w:rsidR="009F4753" w:rsidRPr="004525F1">
        <w:rPr>
          <w:rFonts w:ascii="Arial" w:eastAsiaTheme="minorEastAsia" w:hAnsi="Arial" w:cs="Arial"/>
          <w:lang w:val="it-IT"/>
        </w:rPr>
        <w:t xml:space="preserve"> che ne influenzano la stabilità e l’efficienza.</w:t>
      </w:r>
    </w:p>
    <w:p w14:paraId="1FD8DB4F" w14:textId="77777777" w:rsidR="004525F1" w:rsidRPr="004525F1" w:rsidRDefault="004525F1">
      <w:pPr>
        <w:rPr>
          <w:rFonts w:ascii="Arial" w:eastAsiaTheme="minorEastAsia" w:hAnsi="Arial" w:cs="Arial"/>
          <w:lang w:val="it-IT"/>
        </w:rPr>
      </w:pPr>
      <w:r w:rsidRPr="004525F1">
        <w:rPr>
          <w:rFonts w:ascii="Arial" w:eastAsiaTheme="minorEastAsia" w:hAnsi="Arial" w:cs="Arial"/>
          <w:lang w:val="it-IT"/>
        </w:rPr>
        <w:br w:type="page"/>
      </w:r>
    </w:p>
    <w:p w14:paraId="70DEE02D" w14:textId="77777777" w:rsidR="004525F1" w:rsidRDefault="004525F1" w:rsidP="004525F1">
      <w:pPr>
        <w:spacing w:after="0"/>
        <w:jc w:val="both"/>
        <w:rPr>
          <w:rFonts w:ascii="Arial" w:eastAsiaTheme="minorEastAsia" w:hAnsi="Arial" w:cs="Arial"/>
          <w:lang w:val="it-IT"/>
        </w:rPr>
      </w:pPr>
      <w:r w:rsidRPr="004525F1">
        <w:rPr>
          <w:rFonts w:ascii="Arial" w:eastAsiaTheme="minorEastAsia" w:hAnsi="Arial" w:cs="Arial"/>
          <w:lang w:val="it-IT"/>
        </w:rPr>
        <w:lastRenderedPageBreak/>
        <w:t xml:space="preserve">Carminati Giovanni, </w:t>
      </w:r>
      <w:proofErr w:type="spellStart"/>
      <w:r w:rsidRPr="004525F1">
        <w:rPr>
          <w:rFonts w:ascii="Arial" w:eastAsiaTheme="minorEastAsia" w:hAnsi="Arial" w:cs="Arial"/>
          <w:lang w:val="it-IT"/>
        </w:rPr>
        <w:t>student</w:t>
      </w:r>
      <w:proofErr w:type="spellEnd"/>
      <w:r w:rsidRPr="004525F1">
        <w:rPr>
          <w:rFonts w:ascii="Arial" w:eastAsiaTheme="minorEastAsia" w:hAnsi="Arial" w:cs="Arial"/>
          <w:lang w:val="it-IT"/>
        </w:rPr>
        <w:t xml:space="preserve"> </w:t>
      </w:r>
      <w:proofErr w:type="spellStart"/>
      <w:r w:rsidRPr="004525F1">
        <w:rPr>
          <w:rFonts w:ascii="Arial" w:eastAsiaTheme="minorEastAsia" w:hAnsi="Arial" w:cs="Arial"/>
          <w:lang w:val="it-IT"/>
        </w:rPr>
        <w:t>number</w:t>
      </w:r>
      <w:proofErr w:type="spellEnd"/>
      <w:r w:rsidRPr="004525F1">
        <w:rPr>
          <w:rFonts w:ascii="Arial" w:eastAsiaTheme="minorEastAsia" w:hAnsi="Arial" w:cs="Arial"/>
          <w:lang w:val="it-IT"/>
        </w:rPr>
        <w:t xml:space="preserve"> 897462</w:t>
      </w:r>
    </w:p>
    <w:p w14:paraId="2C241EF1" w14:textId="5B61FE25" w:rsidR="004525F1" w:rsidRPr="004525F1" w:rsidRDefault="004525F1" w:rsidP="004525F1">
      <w:pPr>
        <w:spacing w:after="0"/>
        <w:jc w:val="both"/>
        <w:rPr>
          <w:rFonts w:ascii="Arial" w:eastAsiaTheme="minorEastAsia" w:hAnsi="Arial" w:cs="Arial"/>
        </w:rPr>
      </w:pPr>
      <w:r w:rsidRPr="004525F1">
        <w:rPr>
          <w:rFonts w:ascii="Arial" w:eastAsiaTheme="minorEastAsia" w:hAnsi="Arial" w:cs="Arial"/>
        </w:rPr>
        <w:t>Phone number: +</w:t>
      </w:r>
      <w:r>
        <w:rPr>
          <w:rFonts w:ascii="Arial" w:eastAsiaTheme="minorEastAsia" w:hAnsi="Arial" w:cs="Arial"/>
        </w:rPr>
        <w:t>39 3890653469</w:t>
      </w:r>
    </w:p>
    <w:p w14:paraId="314B09A5" w14:textId="77777777" w:rsidR="004525F1" w:rsidRPr="004525F1" w:rsidRDefault="004525F1" w:rsidP="004525F1">
      <w:pPr>
        <w:spacing w:after="0"/>
        <w:jc w:val="both"/>
        <w:rPr>
          <w:rFonts w:ascii="Arial" w:eastAsiaTheme="minorEastAsia" w:hAnsi="Arial" w:cs="Arial"/>
        </w:rPr>
      </w:pPr>
      <w:r w:rsidRPr="004525F1">
        <w:rPr>
          <w:rFonts w:ascii="Arial" w:eastAsiaTheme="minorEastAsia" w:hAnsi="Arial" w:cs="Arial"/>
        </w:rPr>
        <w:t>Supervisor: Dr. Margaux Bouzin</w:t>
      </w:r>
    </w:p>
    <w:p w14:paraId="26BDDCFA" w14:textId="77777777" w:rsidR="004525F1" w:rsidRPr="004525F1" w:rsidRDefault="004525F1" w:rsidP="004525F1">
      <w:pPr>
        <w:spacing w:after="0"/>
        <w:jc w:val="both"/>
        <w:rPr>
          <w:rFonts w:ascii="Arial" w:eastAsiaTheme="minorEastAsia" w:hAnsi="Arial" w:cs="Arial"/>
        </w:rPr>
      </w:pPr>
      <w:r w:rsidRPr="004525F1">
        <w:rPr>
          <w:rFonts w:ascii="Arial" w:eastAsiaTheme="minorEastAsia" w:hAnsi="Arial" w:cs="Arial"/>
        </w:rPr>
        <w:t>Co-supervisor: Dr. Riccardo Bolzoni</w:t>
      </w:r>
    </w:p>
    <w:p w14:paraId="5CD33B16" w14:textId="77777777" w:rsidR="004525F1" w:rsidRPr="004525F1" w:rsidRDefault="004525F1" w:rsidP="004525F1">
      <w:pPr>
        <w:spacing w:after="0"/>
        <w:jc w:val="both"/>
        <w:rPr>
          <w:rFonts w:ascii="Arial" w:eastAsiaTheme="minorEastAsia" w:hAnsi="Arial" w:cs="Arial"/>
        </w:rPr>
      </w:pPr>
      <w:r w:rsidRPr="004525F1">
        <w:rPr>
          <w:rFonts w:ascii="Arial" w:eastAsiaTheme="minorEastAsia" w:hAnsi="Arial" w:cs="Arial"/>
        </w:rPr>
        <w:t>Bachelor’s Degree Course in Physics</w:t>
      </w:r>
    </w:p>
    <w:p w14:paraId="00DB9F41" w14:textId="047921BC" w:rsidR="004525F1" w:rsidRPr="004525F1" w:rsidRDefault="004525F1" w:rsidP="004525F1">
      <w:pPr>
        <w:spacing w:after="120"/>
        <w:jc w:val="both"/>
        <w:rPr>
          <w:rFonts w:ascii="Arial" w:eastAsiaTheme="minorEastAsia" w:hAnsi="Arial" w:cs="Arial"/>
        </w:rPr>
      </w:pPr>
      <w:r w:rsidRPr="004525F1">
        <w:rPr>
          <w:rFonts w:ascii="Arial" w:eastAsiaTheme="minorEastAsia" w:hAnsi="Arial" w:cs="Arial"/>
        </w:rPr>
        <w:t>October 2025 graduation session, academic year 2024/2025</w:t>
      </w:r>
    </w:p>
    <w:p w14:paraId="2EC842DD" w14:textId="77777777" w:rsidR="004525F1" w:rsidRPr="004525F1" w:rsidRDefault="004525F1" w:rsidP="004525F1">
      <w:pPr>
        <w:spacing w:after="120"/>
        <w:jc w:val="center"/>
        <w:rPr>
          <w:rFonts w:ascii="Arial" w:eastAsiaTheme="minorEastAsia" w:hAnsi="Arial" w:cs="Arial"/>
          <w:b/>
          <w:bCs/>
          <w:sz w:val="32"/>
          <w:szCs w:val="32"/>
        </w:rPr>
      </w:pPr>
      <w:r w:rsidRPr="004525F1">
        <w:rPr>
          <w:rFonts w:ascii="Arial" w:eastAsiaTheme="minorEastAsia" w:hAnsi="Arial" w:cs="Arial"/>
          <w:b/>
          <w:bCs/>
          <w:sz w:val="32"/>
          <w:szCs w:val="32"/>
        </w:rPr>
        <w:t>Temporal correlations in Image Scanning Microscopy</w:t>
      </w:r>
    </w:p>
    <w:p w14:paraId="53B9DEA4" w14:textId="77777777" w:rsidR="004525F1" w:rsidRPr="004525F1" w:rsidRDefault="004525F1" w:rsidP="004525F1">
      <w:pPr>
        <w:spacing w:after="120"/>
        <w:jc w:val="both"/>
        <w:rPr>
          <w:rFonts w:ascii="Arial" w:eastAsiaTheme="minorEastAsia" w:hAnsi="Arial" w:cs="Arial"/>
        </w:rPr>
      </w:pPr>
      <w:r w:rsidRPr="004525F1">
        <w:rPr>
          <w:rFonts w:ascii="Arial" w:eastAsiaTheme="minorEastAsia" w:hAnsi="Arial" w:cs="Arial"/>
        </w:rPr>
        <w:t xml:space="preserve">The resolving power of an optical microscope is limited by the phenomenon of diffraction. A point source produces in the acquired image a diffraction pattern known as Airy disk, which represents the system point spread function (PSF). The distance between the central maximum and the first minimum of the diffraction pattern defines the Airy radius, i.e., the minimum separation at which two point sources can be distinguished. In a typical fluorescence microscope, the use of visible wavelengths and high numerical aperture objectives results in a spatial resolution of the order of hundreds of </w:t>
      </w:r>
      <w:proofErr w:type="spellStart"/>
      <w:r w:rsidRPr="004525F1">
        <w:rPr>
          <w:rFonts w:ascii="Arial" w:eastAsiaTheme="minorEastAsia" w:hAnsi="Arial" w:cs="Arial"/>
        </w:rPr>
        <w:t>nanometers</w:t>
      </w:r>
      <w:proofErr w:type="spellEnd"/>
      <w:r w:rsidRPr="004525F1">
        <w:rPr>
          <w:rFonts w:ascii="Arial" w:eastAsiaTheme="minorEastAsia" w:hAnsi="Arial" w:cs="Arial"/>
        </w:rPr>
        <w:t>.</w:t>
      </w:r>
    </w:p>
    <w:p w14:paraId="1C9F28ED" w14:textId="77777777" w:rsidR="004525F1" w:rsidRPr="004525F1" w:rsidRDefault="004525F1" w:rsidP="004525F1">
      <w:pPr>
        <w:spacing w:after="120"/>
        <w:jc w:val="both"/>
        <w:rPr>
          <w:rFonts w:ascii="Arial" w:eastAsiaTheme="minorEastAsia" w:hAnsi="Arial" w:cs="Arial"/>
        </w:rPr>
      </w:pPr>
      <w:r w:rsidRPr="004525F1">
        <w:rPr>
          <w:rFonts w:ascii="Arial" w:eastAsiaTheme="minorEastAsia" w:hAnsi="Arial" w:cs="Arial"/>
        </w:rPr>
        <w:t>Various super-resolution techniques can now be employed to overcome the diffraction limit. In confocal laser scanning microscopy, the fluorescence light emitted from the sample passes through a circular aperture (pinhole) that blocks all the rays except those coming  from the focal plane , thereby significantly reducing contributions from out-of-focus planes. Decreasing the pinhole diameter improves also the lateral resolution by up to a factor of √2 compared to the open-pinhole configuration, but at the expense of signal intensity.</w:t>
      </w:r>
    </w:p>
    <w:p w14:paraId="20F1BC6E" w14:textId="77777777" w:rsidR="004525F1" w:rsidRPr="004525F1" w:rsidRDefault="004525F1" w:rsidP="004525F1">
      <w:pPr>
        <w:spacing w:after="120"/>
        <w:jc w:val="both"/>
        <w:rPr>
          <w:rFonts w:ascii="Arial" w:eastAsiaTheme="minorEastAsia" w:hAnsi="Arial" w:cs="Arial"/>
        </w:rPr>
      </w:pPr>
      <w:r w:rsidRPr="004525F1">
        <w:rPr>
          <w:rFonts w:ascii="Arial" w:eastAsiaTheme="minorEastAsia" w:hAnsi="Arial" w:cs="Arial"/>
        </w:rPr>
        <w:t>The Image Scanning Microscopy (ISM) technique, which is the focus of this work, represents an evolution of confocal microscopy. The traditional detector (a photomultiplier tube, PMT) is replaced by an N×N array of SPAD (Single Photon Avalanche Diode) detectors arranged as a 7×7 grid. The optical magnification is adjusted so that the fluorescence beam impinging on the entire detector corresponds to a size of 1.4 Airy units, and each element of the array acts as a closed pinhole for collecting its corresponding image. A total of 49 images of the sample is thus acquired, one per detector element, and an intrinsic resolution enhancement of √2 is achieved once the 49 images are properly recombined. A simple sum of all images reproduces the result of a conventional confocal microscope. Since, except for the central element, each SPAD detector has an offset from the optical axis, the images must first be aligned with respect to the one of the central element and then summed, using an optimization procedure called adaptive pixel reassignment (APR). Assuming negligible differences between excitation and emission wavelengths, APR allows the reconstruction of an image that preserves the √2 resolution improvement associated with the closed-pinhole configuration, while retaining the full fluorescence signal that would be collected with an open pinhole.</w:t>
      </w:r>
    </w:p>
    <w:p w14:paraId="74D68181" w14:textId="77777777" w:rsidR="004525F1" w:rsidRPr="004525F1" w:rsidRDefault="004525F1" w:rsidP="004525F1">
      <w:pPr>
        <w:spacing w:after="120"/>
        <w:jc w:val="both"/>
        <w:rPr>
          <w:rFonts w:ascii="Arial" w:eastAsiaTheme="minorEastAsia" w:hAnsi="Arial" w:cs="Arial"/>
        </w:rPr>
      </w:pPr>
      <w:r w:rsidRPr="004525F1">
        <w:rPr>
          <w:rFonts w:ascii="Arial" w:eastAsiaTheme="minorEastAsia" w:hAnsi="Arial" w:cs="Arial"/>
        </w:rPr>
        <w:t>The spatial resolution, already enhanced by the implementation of ISM, can be further improved by exploiting the temporal correlation of the fluorescence signal. In our setup, it is possible to record the temporal intensity trace for each pixel with microsecond temporal resolution for each element of the SPAD detector. When the sample exhibits intermittent fluorescence dynamics—associated with blinking phenomena—the temporal cross-correlation functions of signals recorded by pairs of SPAD elements are proportional to the square of their respective PSFs. It is thus possible to assemble N(N−1)/</w:t>
      </w:r>
      <w:commentRangeStart w:id="67"/>
      <w:r w:rsidRPr="004525F1">
        <w:rPr>
          <w:rFonts w:ascii="Arial" w:eastAsiaTheme="minorEastAsia" w:hAnsi="Arial" w:cs="Arial"/>
        </w:rPr>
        <w:t>2</w:t>
      </w:r>
      <w:commentRangeEnd w:id="67"/>
      <w:r w:rsidRPr="004525F1">
        <w:rPr>
          <w:rFonts w:ascii="Arial" w:eastAsiaTheme="minorEastAsia" w:hAnsi="Arial" w:cs="Arial"/>
        </w:rPr>
        <w:commentReference w:id="67"/>
      </w:r>
      <w:r w:rsidRPr="004525F1">
        <w:rPr>
          <w:rFonts w:ascii="Arial" w:eastAsiaTheme="minorEastAsia" w:hAnsi="Arial" w:cs="Arial"/>
        </w:rPr>
        <w:t xml:space="preserve"> images, which represent the cross-correlation values at a given time delay, and then apply the pixel reassignment procedure in a manner analogous to ISM. This approach, known as Super-resolution Optical Fluctuation ISM (SOFISM), enables a theoretical resolution improvement by a factor of 2 relative to the diffraction limit.</w:t>
      </w:r>
    </w:p>
    <w:p w14:paraId="64331EE2" w14:textId="77777777" w:rsidR="004525F1" w:rsidRPr="004525F1" w:rsidRDefault="004525F1" w:rsidP="004525F1">
      <w:pPr>
        <w:spacing w:after="120"/>
        <w:jc w:val="both"/>
        <w:rPr>
          <w:rFonts w:ascii="Arial" w:eastAsiaTheme="minorEastAsia" w:hAnsi="Arial" w:cs="Arial"/>
        </w:rPr>
      </w:pPr>
      <w:r w:rsidRPr="004525F1">
        <w:rPr>
          <w:rFonts w:ascii="Arial" w:eastAsiaTheme="minorEastAsia" w:hAnsi="Arial" w:cs="Arial"/>
        </w:rPr>
        <w:t>The dual aim of this thesis is to experimentally determine the resolution gain achieved by the ISM technique on a two-photon fluorescence microscope, and to evaluate the optimal acquisition parameters for implementing the SOFISM technique on the same microscope. The studied sample consists of silicon quantum dots (QDs), excited at 770 nm, which stochastically alternate between fluorescent (ON) and dark (OFF) states, with characteristic times following a power-law distribution.</w:t>
      </w:r>
    </w:p>
    <w:p w14:paraId="1834A908" w14:textId="77777777" w:rsidR="004525F1" w:rsidRPr="004525F1" w:rsidRDefault="004525F1" w:rsidP="004525F1">
      <w:pPr>
        <w:spacing w:after="120"/>
        <w:jc w:val="both"/>
        <w:rPr>
          <w:rFonts w:ascii="Arial" w:eastAsiaTheme="minorEastAsia" w:hAnsi="Arial" w:cs="Arial"/>
        </w:rPr>
      </w:pPr>
      <w:r w:rsidRPr="004525F1">
        <w:rPr>
          <w:rFonts w:ascii="Arial" w:eastAsiaTheme="minorEastAsia" w:hAnsi="Arial" w:cs="Arial"/>
        </w:rPr>
        <w:lastRenderedPageBreak/>
        <w:t xml:space="preserve">The optimal image for ISM acquisition is obtained from a region containing a few well-separated, non-aggregated quantum dots. These QDs were spin-cast onto glass coverslips, with the density controlled by adjusting the solution concentration. On the contrary, tuning the signal intensity is more challenging. Increasing the laser power increases the signal intensity but promotes photobleaching, while reducing the pixel dwell time mitigates photobleaching but decreases the photon counts per pixel. The best ISM images were collected with a laser power of 37 </w:t>
      </w:r>
      <w:proofErr w:type="spellStart"/>
      <w:r w:rsidRPr="004525F1">
        <w:rPr>
          <w:rFonts w:ascii="Arial" w:eastAsiaTheme="minorEastAsia" w:hAnsi="Arial" w:cs="Arial"/>
        </w:rPr>
        <w:t>mW</w:t>
      </w:r>
      <w:proofErr w:type="spellEnd"/>
      <w:r w:rsidRPr="004525F1">
        <w:rPr>
          <w:rFonts w:ascii="Arial" w:eastAsiaTheme="minorEastAsia" w:hAnsi="Arial" w:cs="Arial"/>
        </w:rPr>
        <w:t xml:space="preserve">, a 5 µm field of view, an image size of 64×64 pixels, a dwell time of 5 </w:t>
      </w:r>
      <w:proofErr w:type="spellStart"/>
      <w:r w:rsidRPr="004525F1">
        <w:rPr>
          <w:rFonts w:ascii="Arial" w:eastAsiaTheme="minorEastAsia" w:hAnsi="Arial" w:cs="Arial"/>
        </w:rPr>
        <w:t>ms</w:t>
      </w:r>
      <w:proofErr w:type="spellEnd"/>
      <w:r w:rsidRPr="004525F1">
        <w:rPr>
          <w:rFonts w:ascii="Arial" w:eastAsiaTheme="minorEastAsia" w:hAnsi="Arial" w:cs="Arial"/>
        </w:rPr>
        <w:t xml:space="preserve"> per pixel, averaging over 100 repetitions.</w:t>
      </w:r>
    </w:p>
    <w:p w14:paraId="37456515" w14:textId="77777777" w:rsidR="004525F1" w:rsidRPr="004525F1" w:rsidRDefault="004525F1" w:rsidP="004525F1">
      <w:pPr>
        <w:spacing w:after="120"/>
        <w:jc w:val="both"/>
        <w:rPr>
          <w:rFonts w:ascii="Arial" w:eastAsiaTheme="minorEastAsia" w:hAnsi="Arial" w:cs="Arial"/>
        </w:rPr>
      </w:pPr>
      <w:r w:rsidRPr="004525F1">
        <w:rPr>
          <w:rFonts w:ascii="Arial" w:eastAsiaTheme="minorEastAsia" w:hAnsi="Arial" w:cs="Arial"/>
        </w:rPr>
        <w:t xml:space="preserve">The analysis was carried out on the entire SPAD detector (configuration D7), as well as on several subsets: D5 (5×5 matrix), D3 (3×3 matrix), D1 (central cross of 5 elements), and D0 (only the central SPAD). Resolution was assessed for 10 QDs by comparing the confocal configuration (direct sum of N×N images) and ISM (sum after APR-based alignment). The resolution gains were  1.28 ± 0.03, 1.35 ± 0.07, 1.24 ± 0.06, and 1.23 ± 0.05, corresponding to ISM resolutions of 255±8 nm, 264±7 nm, 290±8 nm e 303±7 nm. The reported gains are lower than the theoretical prediction due to low signal intensity. Insufficient signal compromises accuracy of APR </w:t>
      </w:r>
      <w:proofErr w:type="spellStart"/>
      <w:r w:rsidRPr="004525F1">
        <w:rPr>
          <w:rFonts w:ascii="Arial" w:eastAsiaTheme="minorEastAsia" w:hAnsi="Arial" w:cs="Arial"/>
        </w:rPr>
        <w:t>estimationparticularly</w:t>
      </w:r>
      <w:proofErr w:type="spellEnd"/>
      <w:r w:rsidRPr="004525F1">
        <w:rPr>
          <w:rFonts w:ascii="Arial" w:eastAsiaTheme="minorEastAsia" w:hAnsi="Arial" w:cs="Arial"/>
        </w:rPr>
        <w:t xml:space="preserve"> for peripheral SPAD elements that collect less fluorescence. As expected, ISM image reconstruction in configurations D0–D7 resulted in an overall increase in the signal-to-background ratio (SBR), with SBR values of 13.6, 10.3, 6.05, and 3.95 for ISM, compared to 9.49, 6.57, 4.50, and 3.05 for the confocal configuration, respectively. ISM thus proves to be a robust technique for achieving resolution enhancement without the loss of signal typically associated with pinhole closure.</w:t>
      </w:r>
    </w:p>
    <w:p w14:paraId="7C43B3E9" w14:textId="77777777" w:rsidR="004525F1" w:rsidRPr="004525F1" w:rsidRDefault="004525F1" w:rsidP="004525F1">
      <w:pPr>
        <w:spacing w:after="120"/>
        <w:jc w:val="both"/>
        <w:rPr>
          <w:rFonts w:ascii="Arial" w:eastAsiaTheme="minorEastAsia" w:hAnsi="Arial" w:cs="Arial"/>
        </w:rPr>
      </w:pPr>
      <w:r w:rsidRPr="004525F1">
        <w:rPr>
          <w:rFonts w:ascii="Arial" w:eastAsiaTheme="minorEastAsia" w:hAnsi="Arial" w:cs="Arial"/>
        </w:rPr>
        <w:t xml:space="preserve">Initial studies of temporal correlations were performed using the PMT detector. The acquisition of temporal sequences consisting of hundreds of images with a comparable field of view (4 µm, sampled at 64×64 pixels) and a dwell time of 1 </w:t>
      </w:r>
      <w:proofErr w:type="spellStart"/>
      <w:r w:rsidRPr="004525F1">
        <w:rPr>
          <w:rFonts w:ascii="Arial" w:eastAsiaTheme="minorEastAsia" w:hAnsi="Arial" w:cs="Arial"/>
        </w:rPr>
        <w:t>ms</w:t>
      </w:r>
      <w:proofErr w:type="spellEnd"/>
      <w:r w:rsidRPr="004525F1">
        <w:rPr>
          <w:rFonts w:ascii="Arial" w:eastAsiaTheme="minorEastAsia" w:hAnsi="Arial" w:cs="Arial"/>
        </w:rPr>
        <w:t xml:space="preserve"> per pixel clearly revealed the blinking phenomenon, identifying the characteristic time scales of the process and confirming the adequacy of the temporal resolution provided by the SPAD detector. However, in the transition to SOFISM acquisition, the division of the fluorescence signal among 49 elements and the additional subdivision of photon counts into temporal bins on the order of tens of microseconds resulted in insufficient intensity for correlation function computation. The minimum integration time per pixel necessary to obtain a usable signal was always associated with significant photobleaching, limiting the ability to average fluorescence fluctuations over sufficiently long time intervals. For future implementation of SOFISM, it is mandatory to increase the fluorescence signal intensity to a level suitable for processing. This will require optimizing the brightness of the quantum dots, maximizing the signal collection efficiency, and further investigating the photobleaching dynamics that currently limit measurement stability and effectiveness.</w:t>
      </w:r>
    </w:p>
    <w:p w14:paraId="4C59F751" w14:textId="77777777" w:rsidR="004525F1" w:rsidRPr="004525F1" w:rsidRDefault="004525F1" w:rsidP="004525F1">
      <w:pPr>
        <w:spacing w:after="120"/>
        <w:jc w:val="both"/>
        <w:rPr>
          <w:rFonts w:ascii="Arial" w:eastAsiaTheme="minorEastAsia" w:hAnsi="Arial" w:cs="Arial"/>
        </w:rPr>
      </w:pPr>
    </w:p>
    <w:p w14:paraId="34C8012A" w14:textId="77777777" w:rsidR="00744D10" w:rsidRPr="004525F1" w:rsidRDefault="00744D10" w:rsidP="001F78F1">
      <w:pPr>
        <w:spacing w:after="120"/>
        <w:jc w:val="both"/>
        <w:rPr>
          <w:rFonts w:ascii="Arial" w:eastAsiaTheme="minorEastAsia" w:hAnsi="Arial" w:cs="Arial"/>
        </w:rPr>
      </w:pPr>
    </w:p>
    <w:sectPr w:rsidR="00744D10" w:rsidRPr="004525F1" w:rsidSect="003A2F12">
      <w:pgSz w:w="11906" w:h="16838"/>
      <w:pgMar w:top="1134" w:right="1134" w:bottom="1134"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3" w:author="margaux.bouzin@unimib.it" w:date="2025-10-05T18:25:00Z" w:initials="MB">
    <w:p w14:paraId="431EBE9B" w14:textId="77777777" w:rsidR="00D806F2" w:rsidRDefault="00D806F2" w:rsidP="00D806F2">
      <w:r>
        <w:rPr>
          <w:rStyle w:val="CommentReference"/>
        </w:rPr>
        <w:annotationRef/>
      </w:r>
      <w:r>
        <w:rPr>
          <w:sz w:val="20"/>
          <w:szCs w:val="20"/>
        </w:rPr>
        <w:t>no è regolare forse meglio riportare il valore di intensità per D1 e D5 (o D7) ma non tutto il trend? Altrimenti giustificalo sulla base del fatto che il D7 riceve pochissimo ai bordi</w:t>
      </w:r>
    </w:p>
  </w:comment>
  <w:comment w:id="44" w:author="g.carminati17@campus.unimib.it" w:date="2025-10-06T10:31:00Z" w:initials="GC">
    <w:p w14:paraId="1237D53F" w14:textId="77777777" w:rsidR="003A4E35" w:rsidRDefault="003A4E35" w:rsidP="003A4E35">
      <w:pPr>
        <w:pStyle w:val="CommentText"/>
      </w:pPr>
      <w:r>
        <w:rPr>
          <w:rStyle w:val="CommentReference"/>
        </w:rPr>
        <w:annotationRef/>
      </w:r>
      <w:r>
        <w:t>Ho provato a riformulare riportando I valori della SBR</w:t>
      </w:r>
    </w:p>
  </w:comment>
  <w:comment w:id="67" w:author="maddalena.collini@unimib.it" w:date="2025-10-07T15:20:00Z" w:initials="MC">
    <w:p w14:paraId="3271BA10" w14:textId="77777777" w:rsidR="004525F1" w:rsidRDefault="004525F1" w:rsidP="004525F1">
      <w:r>
        <w:rPr>
          <w:rStyle w:val="CommentReference"/>
        </w:rPr>
        <w:annotationRef/>
      </w:r>
      <w:r>
        <w:rPr>
          <w:sz w:val="20"/>
          <w:szCs w:val="20"/>
        </w:rPr>
        <w:t xml:space="preserve">perche usi Nn? è il numero di elementi forse basta 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1EBE9B" w15:done="0"/>
  <w15:commentEx w15:paraId="1237D53F" w15:paraIdParent="431EBE9B" w15:done="0"/>
  <w15:commentEx w15:paraId="3271BA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534C5D" w16cex:dateUtc="2025-10-05T16:25:00Z"/>
  <w16cex:commentExtensible w16cex:durableId="4A95B649" w16cex:dateUtc="2025-10-06T08:31:00Z"/>
  <w16cex:commentExtensible w16cex:durableId="382DC719" w16cex:dateUtc="2025-10-08T10: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1EBE9B" w16cid:durableId="0B534C5D"/>
  <w16cid:commentId w16cid:paraId="1237D53F" w16cid:durableId="4A95B649"/>
  <w16cid:commentId w16cid:paraId="3271BA10" w16cid:durableId="382DC71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gaux.bouzin@unimib.it">
    <w15:presenceInfo w15:providerId="AD" w15:userId="S::margaux.bouzin@unimib.it::9e2bed66-4f25-4f2b-846f-6ed9ae036bd9"/>
  </w15:person>
  <w15:person w15:author="g.carminati17@campus.unimib.it">
    <w15:presenceInfo w15:providerId="AD" w15:userId="S::g.carminati17@campus.unimib.it::2fac59b3-4283-4722-a2c3-a8d1eb90409c"/>
  </w15:person>
  <w15:person w15:author="maddalena.collini@unimib.it">
    <w15:presenceInfo w15:providerId="AD" w15:userId="S::maddalena.collini@unimib.it::13cae069-f440-46ad-a7d1-e8c696f84e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F12"/>
    <w:rsid w:val="000059D1"/>
    <w:rsid w:val="00017CD0"/>
    <w:rsid w:val="0009370C"/>
    <w:rsid w:val="000969E7"/>
    <w:rsid w:val="000F0180"/>
    <w:rsid w:val="000F5B66"/>
    <w:rsid w:val="00141ED6"/>
    <w:rsid w:val="00167ABB"/>
    <w:rsid w:val="00171127"/>
    <w:rsid w:val="00174CD3"/>
    <w:rsid w:val="00181331"/>
    <w:rsid w:val="00185CF8"/>
    <w:rsid w:val="001D3209"/>
    <w:rsid w:val="001E7C7E"/>
    <w:rsid w:val="001F78F1"/>
    <w:rsid w:val="00214545"/>
    <w:rsid w:val="00234F97"/>
    <w:rsid w:val="00273C6C"/>
    <w:rsid w:val="00276615"/>
    <w:rsid w:val="002B7127"/>
    <w:rsid w:val="002F17AC"/>
    <w:rsid w:val="00322990"/>
    <w:rsid w:val="00345594"/>
    <w:rsid w:val="00347DE5"/>
    <w:rsid w:val="003714A6"/>
    <w:rsid w:val="003A2F12"/>
    <w:rsid w:val="003A4E35"/>
    <w:rsid w:val="003B5496"/>
    <w:rsid w:val="003F3B3D"/>
    <w:rsid w:val="00421564"/>
    <w:rsid w:val="00442096"/>
    <w:rsid w:val="00444899"/>
    <w:rsid w:val="00450576"/>
    <w:rsid w:val="004525F1"/>
    <w:rsid w:val="00486BCE"/>
    <w:rsid w:val="004E4FEA"/>
    <w:rsid w:val="00522EDF"/>
    <w:rsid w:val="00566E70"/>
    <w:rsid w:val="0059575F"/>
    <w:rsid w:val="005B320E"/>
    <w:rsid w:val="005D5B2C"/>
    <w:rsid w:val="00622293"/>
    <w:rsid w:val="00632121"/>
    <w:rsid w:val="006479C9"/>
    <w:rsid w:val="00665A5C"/>
    <w:rsid w:val="00667BEA"/>
    <w:rsid w:val="007222CC"/>
    <w:rsid w:val="007339C0"/>
    <w:rsid w:val="00734688"/>
    <w:rsid w:val="00744D10"/>
    <w:rsid w:val="007479D7"/>
    <w:rsid w:val="0076507C"/>
    <w:rsid w:val="00775900"/>
    <w:rsid w:val="0079354F"/>
    <w:rsid w:val="007B1DDD"/>
    <w:rsid w:val="007B4041"/>
    <w:rsid w:val="007B567B"/>
    <w:rsid w:val="007D41F8"/>
    <w:rsid w:val="007F06FC"/>
    <w:rsid w:val="007F5F34"/>
    <w:rsid w:val="00804E38"/>
    <w:rsid w:val="00871A14"/>
    <w:rsid w:val="008820B0"/>
    <w:rsid w:val="008C0B3E"/>
    <w:rsid w:val="008D042B"/>
    <w:rsid w:val="008D4547"/>
    <w:rsid w:val="008F566B"/>
    <w:rsid w:val="0094501E"/>
    <w:rsid w:val="00947904"/>
    <w:rsid w:val="009F4753"/>
    <w:rsid w:val="00A057D9"/>
    <w:rsid w:val="00A1338B"/>
    <w:rsid w:val="00A21F33"/>
    <w:rsid w:val="00A42346"/>
    <w:rsid w:val="00A47A1F"/>
    <w:rsid w:val="00AF39F2"/>
    <w:rsid w:val="00B032DA"/>
    <w:rsid w:val="00B04667"/>
    <w:rsid w:val="00B25C3F"/>
    <w:rsid w:val="00B46725"/>
    <w:rsid w:val="00B54D1D"/>
    <w:rsid w:val="00B62DEA"/>
    <w:rsid w:val="00B7324A"/>
    <w:rsid w:val="00BC7AC7"/>
    <w:rsid w:val="00BD72D6"/>
    <w:rsid w:val="00BF23EE"/>
    <w:rsid w:val="00C2382C"/>
    <w:rsid w:val="00C5162D"/>
    <w:rsid w:val="00C5737A"/>
    <w:rsid w:val="00C60211"/>
    <w:rsid w:val="00C64BF7"/>
    <w:rsid w:val="00C93E98"/>
    <w:rsid w:val="00CB6004"/>
    <w:rsid w:val="00D05257"/>
    <w:rsid w:val="00D11454"/>
    <w:rsid w:val="00D70AC3"/>
    <w:rsid w:val="00D806F2"/>
    <w:rsid w:val="00D95543"/>
    <w:rsid w:val="00DB4A18"/>
    <w:rsid w:val="00DD5A1B"/>
    <w:rsid w:val="00DF65CD"/>
    <w:rsid w:val="00EF38E8"/>
    <w:rsid w:val="00F033B0"/>
    <w:rsid w:val="00F46DEE"/>
    <w:rsid w:val="00F60CE1"/>
    <w:rsid w:val="00F7286A"/>
    <w:rsid w:val="00FF71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0AB6F"/>
  <w15:chartTrackingRefBased/>
  <w15:docId w15:val="{492E4E9C-BB58-4926-8E66-63CD8DBC5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2F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2F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2F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2F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2F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2F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F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F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F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F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2F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2F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2F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2F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2F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F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F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F12"/>
    <w:rPr>
      <w:rFonts w:eastAsiaTheme="majorEastAsia" w:cstheme="majorBidi"/>
      <w:color w:val="272727" w:themeColor="text1" w:themeTint="D8"/>
    </w:rPr>
  </w:style>
  <w:style w:type="paragraph" w:styleId="Title">
    <w:name w:val="Title"/>
    <w:basedOn w:val="Normal"/>
    <w:next w:val="Normal"/>
    <w:link w:val="TitleChar"/>
    <w:uiPriority w:val="10"/>
    <w:qFormat/>
    <w:rsid w:val="003A2F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F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F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F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F12"/>
    <w:pPr>
      <w:spacing w:before="160"/>
      <w:jc w:val="center"/>
    </w:pPr>
    <w:rPr>
      <w:i/>
      <w:iCs/>
      <w:color w:val="404040" w:themeColor="text1" w:themeTint="BF"/>
    </w:rPr>
  </w:style>
  <w:style w:type="character" w:customStyle="1" w:styleId="QuoteChar">
    <w:name w:val="Quote Char"/>
    <w:basedOn w:val="DefaultParagraphFont"/>
    <w:link w:val="Quote"/>
    <w:uiPriority w:val="29"/>
    <w:rsid w:val="003A2F12"/>
    <w:rPr>
      <w:i/>
      <w:iCs/>
      <w:color w:val="404040" w:themeColor="text1" w:themeTint="BF"/>
    </w:rPr>
  </w:style>
  <w:style w:type="paragraph" w:styleId="ListParagraph">
    <w:name w:val="List Paragraph"/>
    <w:basedOn w:val="Normal"/>
    <w:uiPriority w:val="34"/>
    <w:qFormat/>
    <w:rsid w:val="003A2F12"/>
    <w:pPr>
      <w:ind w:left="720"/>
      <w:contextualSpacing/>
    </w:pPr>
  </w:style>
  <w:style w:type="character" w:styleId="IntenseEmphasis">
    <w:name w:val="Intense Emphasis"/>
    <w:basedOn w:val="DefaultParagraphFont"/>
    <w:uiPriority w:val="21"/>
    <w:qFormat/>
    <w:rsid w:val="003A2F12"/>
    <w:rPr>
      <w:i/>
      <w:iCs/>
      <w:color w:val="0F4761" w:themeColor="accent1" w:themeShade="BF"/>
    </w:rPr>
  </w:style>
  <w:style w:type="paragraph" w:styleId="IntenseQuote">
    <w:name w:val="Intense Quote"/>
    <w:basedOn w:val="Normal"/>
    <w:next w:val="Normal"/>
    <w:link w:val="IntenseQuoteChar"/>
    <w:uiPriority w:val="30"/>
    <w:qFormat/>
    <w:rsid w:val="003A2F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2F12"/>
    <w:rPr>
      <w:i/>
      <w:iCs/>
      <w:color w:val="0F4761" w:themeColor="accent1" w:themeShade="BF"/>
    </w:rPr>
  </w:style>
  <w:style w:type="character" w:styleId="IntenseReference">
    <w:name w:val="Intense Reference"/>
    <w:basedOn w:val="DefaultParagraphFont"/>
    <w:uiPriority w:val="32"/>
    <w:qFormat/>
    <w:rsid w:val="003A2F12"/>
    <w:rPr>
      <w:b/>
      <w:bCs/>
      <w:smallCaps/>
      <w:color w:val="0F4761" w:themeColor="accent1" w:themeShade="BF"/>
      <w:spacing w:val="5"/>
    </w:rPr>
  </w:style>
  <w:style w:type="paragraph" w:styleId="Revision">
    <w:name w:val="Revision"/>
    <w:hidden/>
    <w:uiPriority w:val="99"/>
    <w:semiHidden/>
    <w:rsid w:val="00EF38E8"/>
    <w:pPr>
      <w:spacing w:after="0" w:line="240" w:lineRule="auto"/>
    </w:pPr>
  </w:style>
  <w:style w:type="character" w:styleId="PlaceholderText">
    <w:name w:val="Placeholder Text"/>
    <w:basedOn w:val="DefaultParagraphFont"/>
    <w:uiPriority w:val="99"/>
    <w:semiHidden/>
    <w:rsid w:val="00EF38E8"/>
    <w:rPr>
      <w:color w:val="666666"/>
    </w:rPr>
  </w:style>
  <w:style w:type="character" w:styleId="CommentReference">
    <w:name w:val="annotation reference"/>
    <w:basedOn w:val="DefaultParagraphFont"/>
    <w:uiPriority w:val="99"/>
    <w:semiHidden/>
    <w:unhideWhenUsed/>
    <w:rsid w:val="00D806F2"/>
    <w:rPr>
      <w:sz w:val="16"/>
      <w:szCs w:val="16"/>
    </w:rPr>
  </w:style>
  <w:style w:type="paragraph" w:styleId="CommentText">
    <w:name w:val="annotation text"/>
    <w:basedOn w:val="Normal"/>
    <w:link w:val="CommentTextChar"/>
    <w:uiPriority w:val="99"/>
    <w:unhideWhenUsed/>
    <w:rsid w:val="00D806F2"/>
    <w:pPr>
      <w:spacing w:line="240" w:lineRule="auto"/>
    </w:pPr>
    <w:rPr>
      <w:sz w:val="20"/>
      <w:szCs w:val="20"/>
    </w:rPr>
  </w:style>
  <w:style w:type="character" w:customStyle="1" w:styleId="CommentTextChar">
    <w:name w:val="Comment Text Char"/>
    <w:basedOn w:val="DefaultParagraphFont"/>
    <w:link w:val="CommentText"/>
    <w:uiPriority w:val="99"/>
    <w:rsid w:val="00D806F2"/>
    <w:rPr>
      <w:sz w:val="20"/>
      <w:szCs w:val="20"/>
    </w:rPr>
  </w:style>
  <w:style w:type="paragraph" w:styleId="CommentSubject">
    <w:name w:val="annotation subject"/>
    <w:basedOn w:val="CommentText"/>
    <w:next w:val="CommentText"/>
    <w:link w:val="CommentSubjectChar"/>
    <w:uiPriority w:val="99"/>
    <w:semiHidden/>
    <w:unhideWhenUsed/>
    <w:rsid w:val="00D806F2"/>
    <w:rPr>
      <w:b/>
      <w:bCs/>
    </w:rPr>
  </w:style>
  <w:style w:type="character" w:customStyle="1" w:styleId="CommentSubjectChar">
    <w:name w:val="Comment Subject Char"/>
    <w:basedOn w:val="CommentTextChar"/>
    <w:link w:val="CommentSubject"/>
    <w:uiPriority w:val="99"/>
    <w:semiHidden/>
    <w:rsid w:val="00D806F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DE740A-8BA4-4A33-8B8E-F24D5F421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865</TotalTime>
  <Pages>4</Pages>
  <Words>2324</Words>
  <Characters>13253</Characters>
  <Application>Microsoft Office Word</Application>
  <DocSecurity>0</DocSecurity>
  <Lines>110</Lines>
  <Paragraphs>31</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g.carminati17@campus.unimib.it</dc:creator>
  <cp:keywords/>
  <dc:description/>
  <cp:lastModifiedBy>g.carminati17@campus.unimib.it</cp:lastModifiedBy>
  <cp:revision>48</cp:revision>
  <cp:lastPrinted>2025-10-06T17:48:00Z</cp:lastPrinted>
  <dcterms:created xsi:type="dcterms:W3CDTF">2025-10-02T08:53:00Z</dcterms:created>
  <dcterms:modified xsi:type="dcterms:W3CDTF">2025-10-08T10:33:00Z</dcterms:modified>
</cp:coreProperties>
</file>